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E633" w14:textId="439F9A52" w:rsidR="005F2B0C" w:rsidRPr="00DE3C50" w:rsidRDefault="005F2B0C" w:rsidP="00195A02">
      <w:pPr>
        <w:spacing w:after="120" w:line="276" w:lineRule="auto"/>
      </w:pPr>
      <w:r>
        <w:rPr>
          <w:lang w:val="en-US"/>
        </w:rPr>
        <w:t xml:space="preserve">                                                                                                </w:t>
      </w:r>
      <w:r w:rsidR="006C78A0">
        <w:rPr>
          <w:lang w:val="en-US"/>
        </w:rPr>
        <w:t xml:space="preserve">                            </w:t>
      </w:r>
    </w:p>
    <w:p w14:paraId="55076D43" w14:textId="77777777" w:rsidR="005F2B0C" w:rsidRDefault="005F2B0C" w:rsidP="00195A02">
      <w:pPr>
        <w:spacing w:after="120" w:line="276" w:lineRule="auto"/>
        <w:jc w:val="center"/>
      </w:pPr>
      <w:r w:rsidRPr="00841170">
        <w:rPr>
          <w:b/>
          <w:sz w:val="28"/>
          <w:szCs w:val="28"/>
        </w:rPr>
        <w:t xml:space="preserve">Договор </w:t>
      </w:r>
    </w:p>
    <w:p w14:paraId="62C95BDB" w14:textId="71AB9EDF" w:rsidR="005F2B0C" w:rsidRPr="007C777D" w:rsidRDefault="00872602" w:rsidP="005B098A">
      <w:pPr>
        <w:pBdr>
          <w:bottom w:val="single" w:sz="4" w:space="1" w:color="auto"/>
        </w:pBdr>
        <w:spacing w:after="120" w:line="276" w:lineRule="auto"/>
        <w:jc w:val="both"/>
      </w:pPr>
      <w:r w:rsidRPr="00841170">
        <w:tab/>
        <w:t xml:space="preserve">Днес, 13.09.2026 гр. Варна между:</w:t>
      </w:r>
    </w:p>
    <w:p w14:paraId="737C663D" w14:textId="073067F2" w:rsidR="00743200" w:rsidRDefault="00872602" w:rsidP="00D67299">
      <w:pPr>
        <w:pBdr>
          <w:bottom w:val="single" w:sz="4" w:space="1" w:color="auto"/>
        </w:pBdr>
        <w:spacing w:after="120" w:line="276" w:lineRule="auto"/>
        <w:jc w:val="both"/>
      </w:pPr>
      <w:r>
        <w:tab/>
      </w:r>
      <w:r w:rsidR="00743200" w:rsidRPr="00195A02">
        <w:rPr>
          <w:b/>
        </w:rPr>
        <w:t>1. „Агенция за Международна Мобилност” ООД, ЕИК 203634922</w:t>
      </w:r>
      <w:r w:rsidR="00743200">
        <w:t xml:space="preserve">, представлявано от  Росен Антонов в качеството му на управител, наричано за краткост в настоящия договор </w:t>
      </w:r>
      <w:r w:rsidR="00966AA4">
        <w:t>„</w:t>
      </w:r>
      <w:r w:rsidR="00743200" w:rsidRPr="00195A02">
        <w:rPr>
          <w:b/>
        </w:rPr>
        <w:t>ИЗПЪЛНИТЕЛ</w:t>
      </w:r>
      <w:r w:rsidR="00966AA4">
        <w:t>“</w:t>
      </w:r>
      <w:r w:rsidR="00743200">
        <w:t xml:space="preserve"> или </w:t>
      </w:r>
      <w:r w:rsidR="00966AA4">
        <w:t>„</w:t>
      </w:r>
      <w:r w:rsidR="00743200" w:rsidRPr="00195A02">
        <w:rPr>
          <w:b/>
        </w:rPr>
        <w:t>ДРУЖЕСТВО</w:t>
      </w:r>
      <w:r w:rsidR="00966AA4">
        <w:rPr>
          <w:b/>
        </w:rPr>
        <w:t>“</w:t>
      </w:r>
      <w:r w:rsidR="00743200">
        <w:t xml:space="preserve">, от една страна</w:t>
      </w:r>
      <w:r w:rsidR="00D67299">
        <w:t xml:space="preserve"> </w:t>
      </w:r>
      <w:r w:rsidR="00743200">
        <w:t xml:space="preserve">и </w:t>
      </w:r>
    </w:p>
    <w:p w14:paraId="36B09775" w14:textId="0773C5BF" w:rsidR="00F17D2F" w:rsidRPr="00122AAE" w:rsidRDefault="00DD323A" w:rsidP="00122AAE">
      <w:pPr>
        <w:suppressAutoHyphens w:val="0"/>
        <w:spacing w:after="120" w:line="276" w:lineRule="auto"/>
        <w:ind w:firstLine="360"/>
        <w:jc w:val="both"/>
        <w:rPr>
          <w:b/>
          <w:bCs/>
          <w:color w:val="EE0000"/>
        </w:rPr>
      </w:pPr>
      <w:r>
        <w:tab/>
        <w:t xml:space="preserve">2. MELANI GEORGIEVA DAMYANOVA, ЕГН: 0645300022, гражданин на България, студент редовно обучение, тел: +359882536701, Email: stoyan.ch.stoyanov11@gmail.com, </w:t>
      </w:r>
      <w:bookmarkStart w:id="0" w:name="_Hlk153370112"/>
      <w:bookmarkStart w:id="1" w:name="_Hlk212040929"/>
      <w:bookmarkStart w:id="2" w:name="_Hlk212550048"/>
      <w:bookmarkEnd w:id="0"/>
      <w:bookmarkStart w:id="3" w:name="_Hlk213852927"/>
      <w:bookmarkEnd w:id="1"/>
      <w:bookmarkEnd w:id="2"/>
      <w:bookmarkEnd w:id="3"/>
    </w:p>
    <w:p w14:paraId="4076A11B" w14:textId="5501C0DF" w:rsidR="005F2B0C" w:rsidRPr="00202F06" w:rsidRDefault="0025225B" w:rsidP="001C0CA1">
      <w:pPr>
        <w:suppressAutoHyphens w:val="0"/>
        <w:spacing w:after="120" w:line="276" w:lineRule="auto"/>
        <w:ind w:firstLine="360"/>
        <w:jc w:val="both"/>
        <w:rPr>
          <w:color w:val="FF0000"/>
          <w:bdr w:val="single" w:sz="4" w:space="0" w:color="auto" w:frame="1"/>
        </w:rPr>
      </w:pPr>
      <w:bookmarkStart w:id="4" w:name="_Hlk52279930"/>
      <w:r>
        <w:t>наричан/а за краткост в настоящия договор „</w:t>
      </w:r>
      <w:r w:rsidRPr="00195A02">
        <w:rPr>
          <w:b/>
        </w:rPr>
        <w:t>ВЪЗЛОЖИТЕЛ</w:t>
      </w:r>
      <w:r>
        <w:t>“</w:t>
      </w:r>
      <w:r w:rsidR="00DA68DE">
        <w:t>, или участник</w:t>
      </w:r>
      <w:r>
        <w:t>, от друга страна</w:t>
      </w:r>
      <w:bookmarkEnd w:id="4"/>
      <w:r w:rsidR="00F17F12" w:rsidRPr="00841170">
        <w:rPr>
          <w:b/>
          <w:lang w:eastAsia="bg-BG"/>
        </w:rPr>
        <w:t xml:space="preserve"> </w:t>
      </w:r>
      <w:r w:rsidR="00B8745A">
        <w:t>се сключи настоящия договор</w:t>
      </w:r>
      <w:r w:rsidR="00966AA4">
        <w:t xml:space="preserve"> („Договора“) </w:t>
      </w:r>
      <w:r w:rsidR="00B8745A">
        <w:t xml:space="preserve"> за следното:</w:t>
      </w:r>
    </w:p>
    <w:p w14:paraId="220F5FCD" w14:textId="76CCA775" w:rsidR="005F2B0C" w:rsidRPr="00195A02" w:rsidRDefault="005F2B0C" w:rsidP="00195A02">
      <w:pPr>
        <w:numPr>
          <w:ilvl w:val="0"/>
          <w:numId w:val="3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ПРЕДМЕТ</w:t>
      </w:r>
      <w:r w:rsidRPr="00195A02">
        <w:rPr>
          <w:b/>
          <w:u w:val="single"/>
          <w:lang w:val="en-US"/>
        </w:rPr>
        <w:t xml:space="preserve"> </w:t>
      </w:r>
      <w:r w:rsidRPr="00195A02">
        <w:rPr>
          <w:b/>
          <w:u w:val="single"/>
        </w:rPr>
        <w:t>НА ДОГОВОРА</w:t>
      </w:r>
    </w:p>
    <w:p w14:paraId="2623B7F5" w14:textId="3062919E" w:rsidR="00BD36C1" w:rsidRPr="002262DE" w:rsidRDefault="00743200" w:rsidP="00BD36C1">
      <w:pPr>
        <w:spacing w:after="120" w:line="276" w:lineRule="auto"/>
        <w:ind w:firstLine="720"/>
        <w:jc w:val="both"/>
      </w:pPr>
      <w:r w:rsidRPr="00195A02">
        <w:rPr>
          <w:b/>
        </w:rPr>
        <w:t xml:space="preserve">Чл. 1. ИЗПЪЛНИТЕЛЯТ, действащ като представител на „организацията-спонсор“, се задължава да подготви кандидатстването на ВЪЗЛОЖИТЕЛЯ за участие в програмата “Summer Work and Travel” - USA с опция “FULL ARRANGED” за лято 2027 г. и да подпомага осъществяването на взаимоотношенията между организацията-спонсор и участника, съгласно условията на програмата и настоящия договор. Подробности за опцията Full Arranged може да се види в член 8.2.</w:t>
      </w:r>
    </w:p>
    <w:p w14:paraId="43C45E68" w14:textId="6065DB4A" w:rsidR="001C56B0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</w:t>
      </w:r>
      <w:r w:rsidR="005E1DD1">
        <w:rPr>
          <w:b/>
        </w:rPr>
        <w:t xml:space="preserve"> </w:t>
      </w:r>
      <w:r w:rsidR="005F2B0C" w:rsidRPr="00195A02">
        <w:rPr>
          <w:b/>
        </w:rPr>
        <w:t>2.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съдейства на </w:t>
      </w:r>
      <w:r w:rsidR="005F2B0C" w:rsidRPr="00195A02">
        <w:rPr>
          <w:b/>
        </w:rPr>
        <w:t>ВЪЗЛОЖИТЕЛЯ</w:t>
      </w:r>
      <w:r w:rsidR="005F2B0C">
        <w:t xml:space="preserve"> чрез</w:t>
      </w:r>
      <w:r w:rsidR="001067F3" w:rsidRPr="00263AE6">
        <w:t xml:space="preserve"> </w:t>
      </w:r>
      <w:r w:rsidR="0033311F">
        <w:t>организацията-спонсор</w:t>
      </w:r>
      <w:r w:rsidR="005F2B0C">
        <w:t xml:space="preserve"> да си осигу</w:t>
      </w:r>
      <w:r w:rsidR="00743200">
        <w:t xml:space="preserve">ри работна оферта </w:t>
      </w:r>
      <w:r w:rsidR="001C56B0">
        <w:t>като</w:t>
      </w:r>
      <w:r w:rsidR="00C72AF6">
        <w:t xml:space="preserve"> о</w:t>
      </w:r>
      <w:r w:rsidR="001C56B0">
        <w:t xml:space="preserve">рганизира интервю чрез опциите: Job Fair, </w:t>
      </w:r>
      <w:r w:rsidR="001C56B0">
        <w:rPr>
          <w:lang w:val="en-US"/>
        </w:rPr>
        <w:t>Recruit</w:t>
      </w:r>
      <w:r w:rsidR="001C56B0" w:rsidRPr="00841170">
        <w:t xml:space="preserve"> </w:t>
      </w:r>
      <w:r w:rsidR="001C56B0">
        <w:t xml:space="preserve">или </w:t>
      </w:r>
      <w:r w:rsidR="001C56B0">
        <w:rPr>
          <w:lang w:val="en-US"/>
        </w:rPr>
        <w:t>Virtual</w:t>
      </w:r>
      <w:r w:rsidR="001C56B0">
        <w:t xml:space="preserve"> </w:t>
      </w:r>
      <w:r w:rsidR="001C56B0">
        <w:rPr>
          <w:lang w:val="en-US"/>
        </w:rPr>
        <w:t>Hire</w:t>
      </w:r>
      <w:r w:rsidR="00C72AF6">
        <w:t>.</w:t>
      </w:r>
    </w:p>
    <w:p w14:paraId="3B5EE606" w14:textId="06557BA8" w:rsidR="00653A3B" w:rsidRDefault="00872602" w:rsidP="00653A3B">
      <w:pPr>
        <w:spacing w:after="120" w:line="276" w:lineRule="auto"/>
      </w:pPr>
      <w:r>
        <w:tab/>
      </w:r>
      <w:r w:rsidR="005F2B0C" w:rsidRPr="00195A02">
        <w:rPr>
          <w:b/>
        </w:rPr>
        <w:t>Чл. 3.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</w:t>
      </w:r>
      <w:r w:rsidR="00B40BCE">
        <w:t xml:space="preserve">съдейства за </w:t>
      </w:r>
      <w:r w:rsidR="00E92F10" w:rsidRPr="00A92CD4">
        <w:t>издаване на работно разрешително „</w:t>
      </w:r>
      <w:r w:rsidR="00E92F10" w:rsidRPr="00A92CD4">
        <w:rPr>
          <w:lang w:val="en-US"/>
        </w:rPr>
        <w:t>DS</w:t>
      </w:r>
      <w:r w:rsidR="00E92F10" w:rsidRPr="00841170">
        <w:t>-2019”</w:t>
      </w:r>
      <w:r w:rsidR="00E92F10" w:rsidRPr="00A92CD4">
        <w:t xml:space="preserve"> и </w:t>
      </w:r>
      <w:r w:rsidR="00E92F10" w:rsidRPr="00841170">
        <w:t>“</w:t>
      </w:r>
      <w:r w:rsidR="00E92F10" w:rsidRPr="00A92CD4">
        <w:rPr>
          <w:lang w:val="en-US"/>
        </w:rPr>
        <w:t>J</w:t>
      </w:r>
      <w:r w:rsidR="001067F3" w:rsidRPr="00263AE6">
        <w:t>-</w:t>
      </w:r>
      <w:r w:rsidR="00E92F10" w:rsidRPr="00841170">
        <w:t xml:space="preserve">1 </w:t>
      </w:r>
      <w:r w:rsidR="00E92F10" w:rsidRPr="00A92CD4">
        <w:t>виза</w:t>
      </w:r>
      <w:r w:rsidR="00E92F10" w:rsidRPr="00841170">
        <w:t>”</w:t>
      </w:r>
      <w:r w:rsidR="00B40BCE" w:rsidRPr="00A92CD4">
        <w:t xml:space="preserve"> на </w:t>
      </w:r>
      <w:r w:rsidR="00B40BCE" w:rsidRPr="00A92CD4">
        <w:rPr>
          <w:b/>
          <w:bCs/>
        </w:rPr>
        <w:t>ВЪЗЛОЖИТЕЛЯ</w:t>
      </w:r>
      <w:r w:rsidR="008C2CD2" w:rsidRPr="00A92CD4">
        <w:t>, ко</w:t>
      </w:r>
      <w:r w:rsidR="00B40BCE" w:rsidRPr="00A92CD4">
        <w:t>и</w:t>
      </w:r>
      <w:r w:rsidR="008C2CD2" w:rsidRPr="00A92CD4">
        <w:t>то</w:t>
      </w:r>
      <w:r w:rsidR="00187210" w:rsidRPr="00A92CD4">
        <w:t xml:space="preserve"> осигурява</w:t>
      </w:r>
      <w:r w:rsidR="00B40BCE" w:rsidRPr="00A92CD4">
        <w:t>т</w:t>
      </w:r>
      <w:r w:rsidR="00187210" w:rsidRPr="00A92CD4">
        <w:t xml:space="preserve"> на</w:t>
      </w:r>
      <w:r w:rsidR="00E92F10" w:rsidRPr="00A92CD4">
        <w:t xml:space="preserve"> </w:t>
      </w:r>
      <w:r w:rsidR="00660273" w:rsidRPr="00A92CD4">
        <w:t xml:space="preserve">студента </w:t>
      </w:r>
      <w:r w:rsidR="00481A2B" w:rsidRPr="00A92CD4">
        <w:t>пъту</w:t>
      </w:r>
      <w:r w:rsidR="002D4CAF" w:rsidRPr="00A92CD4">
        <w:t>ва</w:t>
      </w:r>
      <w:r w:rsidR="00187210" w:rsidRPr="00A92CD4">
        <w:t>не</w:t>
      </w:r>
      <w:r w:rsidR="005F2B0C" w:rsidRPr="00A92CD4">
        <w:t xml:space="preserve"> до САЩ, спазвайки условията на програмата и на този договор.</w:t>
      </w:r>
      <w:r w:rsidR="00A92CD4">
        <w:t xml:space="preserve"> За избягване на всяко съмнение, </w:t>
      </w:r>
      <w:r w:rsidR="00A92CD4" w:rsidRPr="00A92CD4">
        <w:rPr>
          <w:b/>
        </w:rPr>
        <w:t>ВЪЗЛОЖИТЕЛЯТ</w:t>
      </w:r>
      <w:r w:rsidR="00A92CD4">
        <w:t xml:space="preserve"> декларира, че е наясно, че </w:t>
      </w:r>
      <w:r w:rsidR="00A92CD4" w:rsidRPr="00A92CD4">
        <w:rPr>
          <w:b/>
        </w:rPr>
        <w:t>ИЗПЪЛНИТЕЛЯТ</w:t>
      </w:r>
      <w:r w:rsidR="00A92CD4">
        <w:t xml:space="preserve"> единствено ще му указва съдействие при подготовката на необходимите документи за издаване на работно разрешително и виза, а </w:t>
      </w:r>
      <w:r w:rsidR="00E21A2F">
        <w:t>именно:</w:t>
      </w:r>
      <w:r w:rsidR="00653A3B"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3.1.</w:t>
      </w:r>
      <w:r w:rsidR="00D40075">
        <w:t xml:space="preserve"> </w:t>
      </w:r>
      <w:r w:rsidR="00653A3B">
        <w:t xml:space="preserve">Консултиране на </w:t>
      </w:r>
      <w:r w:rsidR="001067F3" w:rsidRPr="00A92CD4">
        <w:rPr>
          <w:b/>
          <w:bCs/>
        </w:rPr>
        <w:t>ВЪЗЛОЖИТЕЛЯ</w:t>
      </w:r>
      <w:r w:rsidR="00653A3B">
        <w:t xml:space="preserve"> относно програмата. Запознаване и изясняване на целите и възможностите, които предоставя на </w:t>
      </w:r>
      <w:r w:rsidR="001067F3" w:rsidRPr="00A92CD4">
        <w:rPr>
          <w:b/>
          <w:bCs/>
        </w:rPr>
        <w:t>ВЪЗЛОЖИТЕЛЯ</w:t>
      </w:r>
      <w:r w:rsidR="00653A3B">
        <w:t>;</w:t>
      </w:r>
    </w:p>
    <w:p w14:paraId="0FD8F62A" w14:textId="099C06BC" w:rsidR="001C56B0" w:rsidRDefault="001C56B0" w:rsidP="001C56B0">
      <w:pPr>
        <w:spacing w:after="120" w:line="276" w:lineRule="auto"/>
        <w:jc w:val="both"/>
      </w:pPr>
      <w:r>
        <w:t xml:space="preserve">          </w:t>
      </w:r>
      <w:r w:rsidRPr="00C72AF6">
        <w:rPr>
          <w:b/>
          <w:bCs/>
        </w:rPr>
        <w:t>3.2.</w:t>
      </w:r>
      <w:r>
        <w:t xml:space="preserve"> Организира интервю чрез опциите: Job Fair, </w:t>
      </w:r>
      <w:r>
        <w:rPr>
          <w:lang w:val="en-US"/>
        </w:rPr>
        <w:t>Recruit</w:t>
      </w:r>
      <w:r w:rsidRPr="00841170">
        <w:t xml:space="preserve"> </w:t>
      </w:r>
      <w:r>
        <w:t xml:space="preserve">или </w:t>
      </w:r>
      <w:r>
        <w:rPr>
          <w:lang w:val="en-US"/>
        </w:rPr>
        <w:t>Virtual</w:t>
      </w:r>
      <w:r>
        <w:t xml:space="preserve"> </w:t>
      </w:r>
      <w:r>
        <w:rPr>
          <w:lang w:val="en-US"/>
        </w:rPr>
        <w:t>Hire</w:t>
      </w:r>
      <w:r>
        <w:t xml:space="preserve">; </w:t>
      </w:r>
    </w:p>
    <w:p w14:paraId="42AB574F" w14:textId="438ACA11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2F3F65">
        <w:rPr>
          <w:b/>
          <w:bCs/>
        </w:rPr>
        <w:t>3.2.</w:t>
      </w:r>
      <w:r w:rsidRPr="002F3F65">
        <w:t xml:space="preserve"> </w:t>
      </w:r>
      <w:r w:rsidR="00653A3B" w:rsidRPr="002F3F65">
        <w:t>Проверка</w:t>
      </w:r>
      <w:r w:rsidR="00653A3B">
        <w:t xml:space="preserve"> на езиковите знания на </w:t>
      </w:r>
      <w:r w:rsidR="001067F3" w:rsidRPr="00A92CD4">
        <w:rPr>
          <w:b/>
          <w:bCs/>
        </w:rPr>
        <w:t>ВЪЗЛОЖИТЕЛЯ</w:t>
      </w:r>
      <w:r w:rsidR="00653A3B">
        <w:t xml:space="preserve"> и мотивацията за участието му в програмата;</w:t>
      </w:r>
      <w:r w:rsidR="002F3F65" w:rsidRPr="00263AE6">
        <w:t xml:space="preserve"> </w:t>
      </w:r>
    </w:p>
    <w:p w14:paraId="42415774" w14:textId="44B67015" w:rsidR="00653A3B" w:rsidRDefault="00653A3B" w:rsidP="00653A3B">
      <w:pPr>
        <w:spacing w:after="120" w:line="276" w:lineRule="auto"/>
      </w:pPr>
      <w:r>
        <w:t xml:space="preserve"> </w:t>
      </w:r>
      <w:r w:rsidR="00D40075">
        <w:t xml:space="preserve">         </w:t>
      </w:r>
      <w:r w:rsidR="00D40075" w:rsidRPr="00D40075">
        <w:rPr>
          <w:b/>
          <w:bCs/>
        </w:rPr>
        <w:t>3.3.</w:t>
      </w:r>
      <w:r w:rsidR="00D40075">
        <w:t xml:space="preserve"> </w:t>
      </w:r>
      <w:r>
        <w:t xml:space="preserve">Подпомагане на комуникацията между </w:t>
      </w:r>
      <w:r w:rsidR="001067F3" w:rsidRPr="00A92CD4">
        <w:rPr>
          <w:b/>
          <w:bCs/>
        </w:rPr>
        <w:t>ВЪЗЛОЖИТЕЛЯ</w:t>
      </w:r>
      <w:r>
        <w:t xml:space="preserve"> и </w:t>
      </w:r>
      <w:r w:rsidR="00F90BC8">
        <w:t>организацията-</w:t>
      </w:r>
      <w:r>
        <w:t>спонсор във връзка с интервюта;</w:t>
      </w:r>
    </w:p>
    <w:p w14:paraId="5FC4CA3D" w14:textId="3CAB49F1" w:rsidR="00653A3B" w:rsidRDefault="00D40075" w:rsidP="00653A3B">
      <w:pPr>
        <w:spacing w:after="120" w:line="276" w:lineRule="auto"/>
      </w:pPr>
      <w:r>
        <w:t xml:space="preserve">         </w:t>
      </w:r>
      <w:r w:rsidR="00653A3B">
        <w:t xml:space="preserve"> </w:t>
      </w:r>
      <w:r w:rsidRPr="00D40075">
        <w:rPr>
          <w:b/>
          <w:bCs/>
        </w:rPr>
        <w:t>3.4.</w:t>
      </w:r>
      <w:r>
        <w:t xml:space="preserve"> </w:t>
      </w:r>
      <w:r w:rsidR="00653A3B">
        <w:t xml:space="preserve">Организационно и административно облсужване за кандидатстване по програмата, което включва обработка на документи, преводи във връзка с кандидатастването по програмата, както и изпращането им към </w:t>
      </w:r>
      <w:r w:rsidR="001067F3">
        <w:t>организацията-спонсор</w:t>
      </w:r>
      <w:r w:rsidR="00653A3B">
        <w:t>;</w:t>
      </w:r>
    </w:p>
    <w:p w14:paraId="1B8F82D8" w14:textId="3C1494A3" w:rsidR="00653A3B" w:rsidRDefault="00D40075" w:rsidP="00653A3B">
      <w:pPr>
        <w:spacing w:after="120" w:line="276" w:lineRule="auto"/>
      </w:pPr>
      <w:r>
        <w:rPr>
          <w:b/>
          <w:bCs/>
        </w:rPr>
        <w:lastRenderedPageBreak/>
        <w:t xml:space="preserve">         </w:t>
      </w:r>
      <w:r w:rsidR="00653A3B" w:rsidRPr="00D40075">
        <w:rPr>
          <w:b/>
          <w:bCs/>
        </w:rPr>
        <w:t xml:space="preserve"> </w:t>
      </w:r>
      <w:r w:rsidRPr="00D40075">
        <w:rPr>
          <w:b/>
          <w:bCs/>
        </w:rPr>
        <w:t>3.5.</w:t>
      </w:r>
      <w:r>
        <w:t xml:space="preserve"> </w:t>
      </w:r>
      <w:r w:rsidR="00653A3B">
        <w:t>Резервиране на час за визово интервю и подготвяне на всички необходими документи за кандитастване за J-1 виза;</w:t>
      </w:r>
    </w:p>
    <w:p w14:paraId="0E6C2AF7" w14:textId="0ADB1547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3.6.</w:t>
      </w:r>
      <w:r>
        <w:t xml:space="preserve"> </w:t>
      </w:r>
      <w:r w:rsidR="00653A3B">
        <w:t xml:space="preserve"> Приемане на документи от </w:t>
      </w:r>
      <w:r w:rsidR="00001A34">
        <w:t>организацията-спонсор</w:t>
      </w:r>
      <w:r w:rsidR="00653A3B">
        <w:t>, във връзка с издаване на работно разрешително</w:t>
      </w:r>
      <w:r w:rsidR="00001A34">
        <w:t xml:space="preserve"> </w:t>
      </w:r>
      <w:r w:rsidR="00001A34" w:rsidRPr="00263AE6">
        <w:t>“</w:t>
      </w:r>
      <w:r w:rsidR="00001A34">
        <w:rPr>
          <w:lang w:val="en-US"/>
        </w:rPr>
        <w:t>DS</w:t>
      </w:r>
      <w:r w:rsidR="00001A34" w:rsidRPr="00263AE6">
        <w:t>-2019”</w:t>
      </w:r>
    </w:p>
    <w:p w14:paraId="1D3B7062" w14:textId="0495289F" w:rsidR="005E1DD1" w:rsidRPr="00263AE6" w:rsidRDefault="005E1DD1" w:rsidP="005E1DD1">
      <w:pPr>
        <w:spacing w:after="120" w:line="276" w:lineRule="auto"/>
      </w:pPr>
      <w:r>
        <w:t xml:space="preserve">       </w:t>
      </w:r>
      <w:r w:rsidRPr="005E1DD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E1DD1">
        <w:rPr>
          <w:b/>
          <w:bCs/>
        </w:rPr>
        <w:t xml:space="preserve">  Чл. 4.</w:t>
      </w:r>
      <w:r>
        <w:rPr>
          <w:b/>
          <w:bCs/>
        </w:rPr>
        <w:t xml:space="preserve"> </w:t>
      </w:r>
      <w:r w:rsidRPr="005E1DD1">
        <w:t xml:space="preserve">Услуги, предоставени от „организацията-спонсор“ към </w:t>
      </w:r>
      <w:r w:rsidRPr="00A92CD4">
        <w:rPr>
          <w:b/>
          <w:bCs/>
        </w:rPr>
        <w:t>ВЪЗЛОЖИТЕЛЯ</w:t>
      </w:r>
      <w:r w:rsidRPr="005E1DD1">
        <w:t>:</w:t>
      </w:r>
      <w:r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4.1.</w:t>
      </w:r>
      <w:r w:rsidR="00D40075">
        <w:t xml:space="preserve"> </w:t>
      </w:r>
      <w:r>
        <w:t xml:space="preserve"> Организацията-спонсор осигурява на </w:t>
      </w:r>
      <w:r w:rsidR="00694EB3" w:rsidRPr="00A92CD4">
        <w:rPr>
          <w:b/>
          <w:bCs/>
        </w:rPr>
        <w:t>ВЪЗЛОЖИТЕЛЯ</w:t>
      </w:r>
      <w:r>
        <w:t xml:space="preserve"> възможността за участие в едно интервю с американски работодател, отговарящ на условията на програмата. В някои случаи </w:t>
      </w:r>
      <w:r w:rsidR="00694EB3">
        <w:rPr>
          <w:lang w:val="en-US"/>
        </w:rPr>
        <w:t>o</w:t>
      </w:r>
      <w:r>
        <w:t>рганизацията-спонсор представлява американския работодател;</w:t>
      </w:r>
    </w:p>
    <w:p w14:paraId="0C53133B" w14:textId="120A6181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</w:t>
      </w:r>
      <w:r w:rsidR="00D40075">
        <w:t xml:space="preserve"> </w:t>
      </w:r>
      <w:r>
        <w:t xml:space="preserve">Оценяване на кандидатурата на </w:t>
      </w:r>
      <w:r w:rsidR="00771EE5" w:rsidRPr="00A92CD4">
        <w:rPr>
          <w:b/>
          <w:bCs/>
        </w:rPr>
        <w:t>ВЪЗЛОЖИТЕЛЯ</w:t>
      </w:r>
      <w:r>
        <w:t xml:space="preserve">, след изпращането й от </w:t>
      </w:r>
      <w:r w:rsidR="00771EE5" w:rsidRPr="00195A02">
        <w:rPr>
          <w:b/>
        </w:rPr>
        <w:t>ИЗПЪЛНИТЕЛЯ</w:t>
      </w:r>
      <w:r>
        <w:t xml:space="preserve"> към спонсора. Като при одобрена кандидатура </w:t>
      </w:r>
      <w:r w:rsidR="00771EE5">
        <w:rPr>
          <w:lang w:val="en-US"/>
        </w:rPr>
        <w:t>o</w:t>
      </w:r>
      <w:r>
        <w:t>рганизацията-спонсор:</w:t>
      </w:r>
    </w:p>
    <w:p w14:paraId="6A1577AD" w14:textId="3E9A851E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4.2.1.</w:t>
      </w:r>
      <w:r>
        <w:t xml:space="preserve"> </w:t>
      </w:r>
      <w:r w:rsidR="005E1DD1">
        <w:t xml:space="preserve">Регистрира </w:t>
      </w:r>
      <w:r w:rsidR="00771EE5" w:rsidRPr="00A92CD4">
        <w:rPr>
          <w:b/>
          <w:bCs/>
        </w:rPr>
        <w:t>ВЪЗЛОЖИТЕЛЯ</w:t>
      </w:r>
      <w:r w:rsidR="005E1DD1">
        <w:t xml:space="preserve"> в </w:t>
      </w:r>
      <w:r w:rsidR="00771EE5">
        <w:rPr>
          <w:lang w:val="en-US"/>
        </w:rPr>
        <w:t>SEVIS</w:t>
      </w:r>
      <w:r w:rsidR="00C72AF6">
        <w:t xml:space="preserve"> </w:t>
      </w:r>
      <w:r w:rsidR="005E1DD1">
        <w:t>и издава DS-2019</w:t>
      </w:r>
      <w:r w:rsidR="00771EE5" w:rsidRPr="00263AE6">
        <w:t>”</w:t>
      </w:r>
      <w:r w:rsidR="005E1DD1">
        <w:t>, удостоверяващ участие в програмата и осигуряващ правото на легална работа</w:t>
      </w:r>
      <w:r w:rsidR="00771EE5" w:rsidRPr="00263AE6">
        <w:t>;</w:t>
      </w:r>
    </w:p>
    <w:p w14:paraId="549D1F5B" w14:textId="3212AD3C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4.2.2.</w:t>
      </w:r>
      <w:r w:rsidR="005E1DD1">
        <w:t xml:space="preserve"> Осигурява застраховка на </w:t>
      </w:r>
      <w:r w:rsidR="00771EE5" w:rsidRPr="00A92CD4">
        <w:rPr>
          <w:b/>
          <w:bCs/>
        </w:rPr>
        <w:t>ВЪЗЛОЖИТЕЛЯ</w:t>
      </w:r>
      <w:r w:rsidR="005E1DD1">
        <w:t xml:space="preserve"> за покриване на медицински разходи по време престоя в САЩ, покриващо периода на </w:t>
      </w:r>
      <w:r w:rsidR="00771EE5" w:rsidRPr="00263AE6">
        <w:t>“</w:t>
      </w:r>
      <w:r w:rsidR="005E1DD1">
        <w:t>DS-2019</w:t>
      </w:r>
      <w:r w:rsidR="00771EE5" w:rsidRPr="00263AE6">
        <w:t>”;</w:t>
      </w:r>
    </w:p>
    <w:p w14:paraId="2AC8DB66" w14:textId="334BFFDC" w:rsidR="005E1DD1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</w:t>
      </w:r>
      <w:r>
        <w:rPr>
          <w:b/>
          <w:bCs/>
        </w:rPr>
        <w:t>2</w:t>
      </w:r>
      <w:r w:rsidRPr="00D40075">
        <w:rPr>
          <w:b/>
          <w:bCs/>
        </w:rPr>
        <w:t>.3.</w:t>
      </w:r>
      <w:r w:rsidR="005E1DD1">
        <w:t xml:space="preserve"> Организира онлайн ориентация преди заминаването в САЩ</w:t>
      </w:r>
    </w:p>
    <w:p w14:paraId="76959CC3" w14:textId="5C3BFC14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4.2.4</w:t>
      </w:r>
      <w:r w:rsidRPr="00D40075">
        <w:rPr>
          <w:b/>
          <w:bCs/>
        </w:rPr>
        <w:t>.</w:t>
      </w:r>
      <w:r>
        <w:t xml:space="preserve"> Осигурява 24 часова телефонна линия за спешни случаи по време на престоя на </w:t>
      </w:r>
      <w:r w:rsidR="00771EE5" w:rsidRPr="00A92CD4">
        <w:rPr>
          <w:b/>
          <w:bCs/>
        </w:rPr>
        <w:t>ВЪЗЛОЖИТЕЛЯ</w:t>
      </w:r>
      <w:r>
        <w:t xml:space="preserve"> в САЩ</w:t>
      </w:r>
    </w:p>
    <w:p w14:paraId="016C4094" w14:textId="50A31E41" w:rsidR="005E1DD1" w:rsidRDefault="00D40075" w:rsidP="005E1DD1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4.2.5</w:t>
      </w:r>
      <w:r w:rsidR="005E1DD1" w:rsidRPr="00D40075">
        <w:rPr>
          <w:b/>
          <w:bCs/>
        </w:rPr>
        <w:t>.</w:t>
      </w:r>
      <w:r w:rsidR="005E1DD1">
        <w:t xml:space="preserve"> Подпомага </w:t>
      </w:r>
      <w:r w:rsidR="00771EE5" w:rsidRPr="00A92CD4">
        <w:rPr>
          <w:b/>
          <w:bCs/>
        </w:rPr>
        <w:t>ВЪЗЛОЖИТЕЛЯ</w:t>
      </w:r>
      <w:r w:rsidR="005E1DD1">
        <w:t xml:space="preserve"> с материали и насоки даващи </w:t>
      </w:r>
      <w:r w:rsidR="00FA3E88">
        <w:t xml:space="preserve">му </w:t>
      </w:r>
      <w:r w:rsidR="005E1DD1">
        <w:t>възможност за опознаване на културата и традициите на САЩ</w:t>
      </w:r>
      <w:r w:rsidR="00FA3E88">
        <w:t>.</w:t>
      </w:r>
    </w:p>
    <w:p w14:paraId="59340020" w14:textId="7A8A4A74" w:rsidR="005E1DD1" w:rsidRDefault="005E1DD1" w:rsidP="005E1DD1">
      <w:pPr>
        <w:spacing w:after="120" w:line="276" w:lineRule="auto"/>
      </w:pPr>
      <w:r>
        <w:rPr>
          <w:b/>
          <w:bCs/>
        </w:rPr>
        <w:t xml:space="preserve">           </w:t>
      </w:r>
      <w:r w:rsidRPr="005E1DD1">
        <w:rPr>
          <w:b/>
          <w:bCs/>
        </w:rPr>
        <w:t>Чл. 5.</w:t>
      </w:r>
      <w:r w:rsidR="00EB5742">
        <w:rPr>
          <w:b/>
          <w:bCs/>
        </w:rPr>
        <w:t xml:space="preserve"> </w:t>
      </w:r>
      <w:r w:rsidR="00EB5742" w:rsidRPr="00EB5742">
        <w:t xml:space="preserve">С оглед изпълнението на изискванията за организиране на пътуването, съгласно правилата на програмата и изискванията на граничните власти на САЩ към пътувашите с J-1 виза(в това число: пътуване с двупосочен самолетен билет, чиято валидност и дати са съобразени с датите на програмата; влизане на територията на САЩ през определени летища; подаване на данни към спонсора за пристигане и напускане на САЩ, адрес на пребиваване и др.), </w:t>
      </w:r>
      <w:r w:rsidR="00EB5742" w:rsidRPr="00EB5742">
        <w:rPr>
          <w:b/>
          <w:bCs/>
        </w:rPr>
        <w:t>ИЗПЪЛНИТЕЛЯТ</w:t>
      </w:r>
      <w:r w:rsidR="00EB5742" w:rsidRPr="00EB5742">
        <w:t xml:space="preserve"> изисква от </w:t>
      </w:r>
      <w:r w:rsidR="00EB5742" w:rsidRPr="00EB5742">
        <w:rPr>
          <w:b/>
          <w:bCs/>
        </w:rPr>
        <w:t>ВЪЗЛОЖИТЕЛЯ</w:t>
      </w:r>
      <w:r w:rsidR="00EB5742" w:rsidRPr="00EB5742">
        <w:t xml:space="preserve"> да резервира и закупи самолетния билет за пътуването си до и от САЩ чрез </w:t>
      </w:r>
      <w:r w:rsidR="00217C16">
        <w:t>фирма 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ООД, като поема ангажимент за спазването на всички изисквания за организиране на пътуването, съгласно изискванията на програмата за пътуване до САЩ. </w:t>
      </w:r>
      <w:r w:rsidR="00217C16">
        <w:t>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 по възможност ще предложи специални тарифи, достъпни само за участници в програмата, които имат облекчени условия за промени на дати на пътуване и анулация.</w:t>
      </w:r>
    </w:p>
    <w:p w14:paraId="42A40496" w14:textId="0F2044DB" w:rsidR="005F2B0C" w:rsidRDefault="006C1999" w:rsidP="00653A3B">
      <w:pPr>
        <w:spacing w:after="120" w:line="276" w:lineRule="auto"/>
      </w:pPr>
      <w:r>
        <w:t xml:space="preserve">            </w:t>
      </w:r>
      <w:r w:rsidRPr="006C1999">
        <w:rPr>
          <w:b/>
          <w:bCs/>
        </w:rPr>
        <w:t xml:space="preserve">Чл. 6. </w:t>
      </w:r>
      <w:r w:rsidRPr="006C1999">
        <w:t xml:space="preserve">В случай, че </w:t>
      </w:r>
      <w:r w:rsidR="00A333D4" w:rsidRPr="00EB5742">
        <w:rPr>
          <w:b/>
          <w:bCs/>
        </w:rPr>
        <w:t>ВЪЗЛОЖИТЕЛЯ</w:t>
      </w:r>
      <w:r w:rsidR="00A333D4">
        <w:rPr>
          <w:b/>
          <w:bCs/>
        </w:rPr>
        <w:t>Т</w:t>
      </w:r>
      <w:r w:rsidRPr="006C1999">
        <w:t xml:space="preserve"> желае да промени програмната опция, за която кандидатства от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FULL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="008E5B48" w:rsidRPr="00263AE6">
        <w:t xml:space="preserve"> </w:t>
      </w:r>
      <w:r w:rsidR="008E5B48">
        <w:t xml:space="preserve">на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 xml:space="preserve">, това ще бъде възможно само ако </w:t>
      </w:r>
      <w:r w:rsidRPr="00EB5742">
        <w:rPr>
          <w:b/>
          <w:bCs/>
        </w:rPr>
        <w:t>ИЗПЪЛНИТЕЛЯТ</w:t>
      </w:r>
      <w:r w:rsidRPr="006C1999">
        <w:t xml:space="preserve"> има възможност да приеме подготовката на доку</w:t>
      </w:r>
      <w:r>
        <w:t>м</w:t>
      </w:r>
      <w:r w:rsidRPr="006C1999">
        <w:t xml:space="preserve">ентите по новоизбраната опция. В такъв случай </w:t>
      </w:r>
      <w:r w:rsidRPr="00EB5742">
        <w:rPr>
          <w:b/>
          <w:bCs/>
        </w:rPr>
        <w:t>ВЪЗЛОЖИТЕЛЯ</w:t>
      </w:r>
      <w:r>
        <w:rPr>
          <w:b/>
          <w:bCs/>
        </w:rPr>
        <w:t>Т</w:t>
      </w:r>
      <w:r w:rsidRPr="006C1999">
        <w:t xml:space="preserve"> и </w:t>
      </w:r>
      <w:r w:rsidRPr="00EB5742">
        <w:rPr>
          <w:b/>
          <w:bCs/>
        </w:rPr>
        <w:t>ИЗПЪЛНИТЕЛЯТ</w:t>
      </w:r>
      <w:r w:rsidRPr="006C1999">
        <w:t xml:space="preserve"> следва да прекратят настоящия договор по взаимно съгласи</w:t>
      </w:r>
      <w:r>
        <w:t>е</w:t>
      </w:r>
      <w:r w:rsidRPr="006C1999">
        <w:t xml:space="preserve"> и да сключат нов договор, съгласно избраната опция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>. Новият договор се сключва по цени и условия, валидни към датата на сключването му.</w:t>
      </w:r>
      <w:r w:rsidR="00653A3B">
        <w:t xml:space="preserve">    </w:t>
      </w:r>
    </w:p>
    <w:p w14:paraId="541790E3" w14:textId="08128E52" w:rsidR="00DD4191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071FFE">
        <w:rPr>
          <w:b/>
        </w:rPr>
        <w:t>7</w:t>
      </w:r>
      <w:r w:rsidR="005F2B0C" w:rsidRPr="00195A02">
        <w:rPr>
          <w:b/>
        </w:rPr>
        <w:t>.</w:t>
      </w:r>
      <w:r w:rsidR="005F2B0C">
        <w:t xml:space="preserve"> Услугата по договора е възмездна</w:t>
      </w:r>
      <w:r w:rsidR="00743200">
        <w:t>,</w:t>
      </w:r>
      <w:r w:rsidR="005F2B0C">
        <w:t xml:space="preserve"> като начина и условията на плащане се уговарят по-долу в </w:t>
      </w:r>
      <w:r w:rsidR="00966AA4">
        <w:t>Договора</w:t>
      </w:r>
      <w:r w:rsidR="005F2B0C">
        <w:t>.</w:t>
      </w:r>
    </w:p>
    <w:p w14:paraId="15B93A89" w14:textId="77777777" w:rsidR="00FC0203" w:rsidRPr="00263AE6" w:rsidRDefault="00FC0203" w:rsidP="00195A02">
      <w:pPr>
        <w:spacing w:after="120" w:line="276" w:lineRule="auto"/>
        <w:jc w:val="both"/>
      </w:pPr>
    </w:p>
    <w:p w14:paraId="36D52EF1" w14:textId="5892DD60" w:rsidR="00C05435" w:rsidRPr="00A92CD4" w:rsidRDefault="00C05435" w:rsidP="00C05435">
      <w:pPr>
        <w:numPr>
          <w:ilvl w:val="0"/>
          <w:numId w:val="7"/>
        </w:numPr>
        <w:spacing w:after="120" w:line="276" w:lineRule="auto"/>
        <w:jc w:val="center"/>
        <w:rPr>
          <w:b/>
        </w:rPr>
      </w:pPr>
      <w:r>
        <w:rPr>
          <w:b/>
          <w:u w:val="single"/>
        </w:rPr>
        <w:lastRenderedPageBreak/>
        <w:t>ДЕФИНИЦИИ</w:t>
      </w:r>
      <w:r w:rsidR="003C3A5C">
        <w:rPr>
          <w:b/>
          <w:u w:val="single"/>
        </w:rPr>
        <w:t xml:space="preserve"> И ОБЩИ РАЗПОРЕДБИ</w:t>
      </w:r>
    </w:p>
    <w:p w14:paraId="2B76A287" w14:textId="08584EA7" w:rsidR="00C05435" w:rsidRDefault="00C05435" w:rsidP="00C05435">
      <w:pPr>
        <w:spacing w:after="120" w:line="276" w:lineRule="auto"/>
        <w:ind w:firstLine="708"/>
        <w:jc w:val="both"/>
      </w:pPr>
      <w:r>
        <w:rPr>
          <w:b/>
        </w:rPr>
        <w:t xml:space="preserve">Чл. </w:t>
      </w:r>
      <w:r w:rsidR="006215AE">
        <w:rPr>
          <w:b/>
        </w:rPr>
        <w:t>8</w:t>
      </w:r>
      <w:r>
        <w:rPr>
          <w:b/>
        </w:rPr>
        <w:t xml:space="preserve">. </w:t>
      </w:r>
      <w:r w:rsidRPr="00195A02">
        <w:t>Освен, ако друго не е посочено,</w:t>
      </w:r>
      <w:r>
        <w:rPr>
          <w:b/>
        </w:rPr>
        <w:t xml:space="preserve"> д</w:t>
      </w:r>
      <w:r w:rsidRPr="00195A02">
        <w:rPr>
          <w:b/>
        </w:rPr>
        <w:t>ефинициите</w:t>
      </w:r>
      <w:r>
        <w:t>, използвани в настоящия Договор, имат следното значение:</w:t>
      </w:r>
    </w:p>
    <w:p w14:paraId="0145D9C2" w14:textId="51C9B1A1" w:rsidR="00C05435" w:rsidRDefault="0064158C" w:rsidP="0064158C">
      <w:pPr>
        <w:spacing w:after="120" w:line="276" w:lineRule="auto"/>
        <w:ind w:left="720"/>
        <w:jc w:val="both"/>
      </w:pPr>
      <w:r w:rsidRPr="00263AE6">
        <w:rPr>
          <w:b/>
          <w:bCs/>
        </w:rPr>
        <w:t>8.1.</w:t>
      </w:r>
      <w:r w:rsidRPr="00263AE6">
        <w:t xml:space="preserve"> </w:t>
      </w:r>
      <w:r w:rsidR="00C05435">
        <w:t>„</w:t>
      </w:r>
      <w:r w:rsidR="00C05435" w:rsidRPr="0064158C">
        <w:rPr>
          <w:b/>
          <w:i/>
        </w:rPr>
        <w:t>Програма “</w:t>
      </w:r>
      <w:r w:rsidR="00C05435" w:rsidRPr="0064158C">
        <w:rPr>
          <w:b/>
          <w:i/>
          <w:lang w:val="en-US"/>
        </w:rPr>
        <w:t>Summer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Work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and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Travel</w:t>
      </w:r>
      <w:r w:rsidR="00C05435" w:rsidRPr="0064158C">
        <w:rPr>
          <w:b/>
          <w:i/>
        </w:rPr>
        <w:t xml:space="preserve">” - </w:t>
      </w:r>
      <w:r w:rsidR="00C05435" w:rsidRPr="0064158C">
        <w:rPr>
          <w:b/>
          <w:i/>
          <w:lang w:val="en-US"/>
        </w:rPr>
        <w:t>USA</w:t>
      </w:r>
      <w:r w:rsidR="00C05435" w:rsidRPr="0064158C">
        <w:rPr>
          <w:b/>
        </w:rPr>
        <w:t xml:space="preserve"> </w:t>
      </w:r>
      <w:r w:rsidR="00C05435">
        <w:t>означава Програма за културен обмен, което дава възможност студенти редовно обучение да посетят САЩ през лятото на 202</w:t>
      </w:r>
      <w:r w:rsidR="0045609C" w:rsidRPr="00263AE6">
        <w:t>6</w:t>
      </w:r>
      <w:r w:rsidR="00C05435">
        <w:t>г. с право на престой до пет месеца, от които четири месеца с разрешение за работа и един месец с цел туристически престой.</w:t>
      </w:r>
      <w:r w:rsidR="00DE2F8C">
        <w:t xml:space="preserve"> </w:t>
      </w:r>
      <w:r w:rsidR="00C82012">
        <w:t>Към датата на подписване на настоящия договор, съгласно условията, определени от Държавният департамент на САЩ, организацията-спонсор и посолството на САЩ, в програмата могат да участват само пълнолетни български граждани и чужденци, които:</w:t>
      </w:r>
    </w:p>
    <w:p w14:paraId="1DF4DAB0" w14:textId="0513B0D4" w:rsidR="008E5B48" w:rsidRPr="0064158C" w:rsidRDefault="0064158C" w:rsidP="0064158C">
      <w:pPr>
        <w:spacing w:after="120" w:line="276" w:lineRule="auto"/>
        <w:ind w:left="720"/>
      </w:pPr>
      <w:r w:rsidRPr="00263AE6">
        <w:rPr>
          <w:b/>
          <w:bCs/>
        </w:rPr>
        <w:t>8.</w:t>
      </w:r>
      <w:r w:rsidR="009B19AC" w:rsidRPr="00263AE6">
        <w:rPr>
          <w:b/>
          <w:bCs/>
        </w:rPr>
        <w:t>1.1.</w:t>
      </w:r>
      <w:r w:rsidR="009B19AC" w:rsidRPr="00263AE6">
        <w:t xml:space="preserve"> </w:t>
      </w:r>
      <w:r w:rsidR="00C82012">
        <w:t xml:space="preserve">Са студенти редовно обучение в акредитирано висше учебно заведение в България, или са български студенти, учещи в чужбина, както в момента на подписване на настоящия договор, така и в момента на кандидатсване за </w:t>
      </w:r>
      <w:r w:rsidR="00C82012" w:rsidRPr="009B19AC">
        <w:rPr>
          <w:lang w:val="en-US"/>
        </w:rPr>
        <w:t>J</w:t>
      </w:r>
      <w:r w:rsidR="00C82012" w:rsidRPr="00263AE6">
        <w:t xml:space="preserve">-1 </w:t>
      </w:r>
      <w:r w:rsidR="00C82012">
        <w:t>виза;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1.2.</w:t>
      </w:r>
      <w:r w:rsidR="00C82012">
        <w:t xml:space="preserve"> Имат минимум средно ниво на английски език;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1.3.</w:t>
      </w:r>
      <w:r w:rsidR="00C82012">
        <w:t xml:space="preserve"> Са на възраст между 18-28 години;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1.4.</w:t>
      </w:r>
      <w:r w:rsidR="00C82012">
        <w:t xml:space="preserve"> Са запознати с целите и условията на програмата и ги приемат, както и приемат условията на спонсора за кандидатстване и участие в програмата;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1.5.</w:t>
      </w:r>
      <w:r w:rsidR="00C82012">
        <w:t xml:space="preserve"> Имат чисто съдебно минало;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1.6.</w:t>
      </w:r>
      <w:r w:rsidR="00C82012">
        <w:t xml:space="preserve"> Са наети на работа в САЩ от работодател, който от своя страна отговаря на изискванията за участие в програмата, като съответстивето на работодателя се преценява от организацията спонсор и може да бъде променено във всеки един момент</w:t>
      </w:r>
      <w:r w:rsidR="00541676">
        <w:t>.</w:t>
      </w:r>
      <w:r w:rsidR="00541676">
        <w:br/>
      </w:r>
      <w:r w:rsidR="003D55C2" w:rsidRPr="009B19AC">
        <w:rPr>
          <w:b/>
          <w:bCs/>
        </w:rPr>
        <w:t>ВЪЗЛОЖИТЕЛЯТ</w:t>
      </w:r>
      <w:r w:rsidR="00541676">
        <w:t xml:space="preserve"> трябва да отговоря на условията, посочени </w:t>
      </w:r>
      <w:r w:rsidR="00541676" w:rsidRPr="005C4A3D">
        <w:t>в чл.</w:t>
      </w:r>
      <w:r w:rsidR="00BC6776" w:rsidRPr="00263AE6">
        <w:t>8</w:t>
      </w:r>
      <w:r w:rsidR="00541676" w:rsidRPr="005C4A3D">
        <w:t>, т.</w:t>
      </w:r>
      <w:r w:rsidRPr="00263AE6">
        <w:t>8.</w:t>
      </w:r>
      <w:r w:rsidR="00541676" w:rsidRPr="005C4A3D">
        <w:t>1</w:t>
      </w:r>
      <w:r w:rsidR="00541676">
        <w:t xml:space="preserve"> през ц</w:t>
      </w:r>
      <w:r w:rsidR="00A42DE5" w:rsidRPr="009B19AC">
        <w:rPr>
          <w:lang w:val="en-US"/>
        </w:rPr>
        <w:t>e</w:t>
      </w:r>
      <w:r w:rsidR="00541676">
        <w:t>лия период на нейното организиране и провеждане</w:t>
      </w:r>
      <w:r w:rsidR="009C25D5">
        <w:t>, съобразен с работния период в работното разрешително “</w:t>
      </w:r>
      <w:r w:rsidR="009C25D5" w:rsidRPr="009B19AC">
        <w:rPr>
          <w:lang w:val="en-US"/>
        </w:rPr>
        <w:t>DS</w:t>
      </w:r>
      <w:r w:rsidR="009C25D5">
        <w:t>-</w:t>
      </w:r>
      <w:r w:rsidR="009C25D5" w:rsidRPr="00841170">
        <w:t>2019”</w:t>
      </w:r>
      <w:r w:rsidR="009C25D5">
        <w:t>.</w:t>
      </w:r>
      <w:r w:rsidR="00B8122A" w:rsidRPr="00263AE6">
        <w:t xml:space="preserve"> </w:t>
      </w:r>
      <w:r w:rsidRPr="00263AE6">
        <w:br/>
      </w:r>
      <w:r w:rsidR="00B8122A" w:rsidRPr="00263AE6">
        <w:br/>
      </w:r>
      <w:r w:rsidRPr="00263AE6">
        <w:rPr>
          <w:b/>
          <w:bCs/>
        </w:rPr>
        <w:t>8.2.</w:t>
      </w:r>
      <w:r w:rsidRPr="00263AE6"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FULL</w:t>
      </w:r>
      <w:r w:rsidRPr="00263AE6">
        <w:rPr>
          <w:b/>
          <w:bCs/>
          <w:i/>
          <w:iCs/>
        </w:rPr>
        <w:t xml:space="preserve"> </w:t>
      </w:r>
      <w:r w:rsidR="00B14014" w:rsidRPr="0064158C">
        <w:rPr>
          <w:b/>
          <w:bCs/>
          <w:i/>
          <w:iCs/>
          <w:lang w:val="en-US"/>
        </w:rPr>
        <w:t>ARRANGED</w:t>
      </w:r>
      <w:r w:rsidR="00B14014" w:rsidRPr="00263AE6">
        <w:rPr>
          <w:b/>
          <w:bCs/>
          <w:i/>
          <w:iCs/>
        </w:rPr>
        <w:t>” и</w:t>
      </w:r>
      <w:r w:rsidRPr="0064158C">
        <w:rPr>
          <w:b/>
          <w:bCs/>
          <w:i/>
          <w:iCs/>
        </w:rPr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SELF</w:t>
      </w:r>
      <w:r w:rsidRPr="00263AE6">
        <w:rPr>
          <w:b/>
          <w:bCs/>
          <w:i/>
          <w:iCs/>
        </w:rPr>
        <w:t xml:space="preserve"> </w:t>
      </w:r>
      <w:r w:rsidRPr="0064158C">
        <w:rPr>
          <w:b/>
          <w:bCs/>
          <w:i/>
          <w:iCs/>
          <w:lang w:val="en-US"/>
        </w:rPr>
        <w:t>ARRANGED</w:t>
      </w:r>
      <w:r w:rsidRPr="00263AE6">
        <w:rPr>
          <w:b/>
          <w:bCs/>
          <w:i/>
          <w:iCs/>
        </w:rPr>
        <w:t>”</w:t>
      </w:r>
      <w:r w:rsidRPr="0064158C">
        <w:rPr>
          <w:b/>
          <w:bCs/>
          <w:i/>
          <w:iCs/>
        </w:rPr>
        <w:t xml:space="preserve"> опции:</w:t>
      </w:r>
      <w:r>
        <w:br/>
      </w:r>
      <w:r w:rsidR="00B8122A">
        <w:t>Програмата се предлага в следните програмни опции, описани по-подробно по-долу:</w:t>
      </w:r>
      <w:r w:rsidR="00B8122A">
        <w:br/>
      </w:r>
      <w:r w:rsidRPr="0064158C">
        <w:rPr>
          <w:b/>
          <w:bCs/>
        </w:rPr>
        <w:t>8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2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1.</w:t>
      </w:r>
      <w:r w:rsidR="00B8122A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SELF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>
        <w:t xml:space="preserve"> – 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64158C">
        <w:rPr>
          <w:b/>
          <w:bCs/>
        </w:rPr>
        <w:t>8.2.1.1.</w:t>
      </w:r>
      <w:r>
        <w:t xml:space="preserve"> </w:t>
      </w:r>
      <w:r w:rsidR="00B8122A">
        <w:t>При тази програмна опция, участникът получава възмоност за участие в програмата, като работната позиция в САЩ, с която участникът кандидатства пред спонсора, се осигурява самостоятелно от участника посредством контакт с работодател в САЩ. За легитимен работодател се приема такъв, който е отговаря на условията на програмата и е одобрен от спонсора;</w:t>
      </w:r>
      <w:r>
        <w:br/>
      </w:r>
      <w:r w:rsidRPr="0064158C">
        <w:rPr>
          <w:b/>
          <w:bCs/>
        </w:rPr>
        <w:t>8.2.1.2.</w:t>
      </w:r>
      <w:r>
        <w:t xml:space="preserve"> </w:t>
      </w:r>
      <w:r w:rsidR="00B8122A">
        <w:t>Спонсорът няма никакво задължение да предлага или осигурява работа на ВЪЗЛОЖИТЕЛЯ</w:t>
      </w:r>
      <w:r>
        <w:t>;</w:t>
      </w:r>
      <w:r>
        <w:br/>
      </w:r>
      <w:r w:rsidRPr="0064158C">
        <w:rPr>
          <w:b/>
          <w:bCs/>
        </w:rPr>
        <w:t>8.2.1.3.</w:t>
      </w:r>
      <w:r>
        <w:t xml:space="preserve"> </w:t>
      </w:r>
      <w:r w:rsidR="00B8122A">
        <w:t>Спонсорът приема да разгледа до 2 работни оферти, осигурени от участника, в рамките на заплатената от участника цена. Разглеждането на допълнителни оферти се разглежда при наличен капацитет на спонсора и срещу допълнително заплащане;</w:t>
      </w:r>
      <w:r>
        <w:br/>
      </w:r>
      <w:r w:rsidRPr="0064158C">
        <w:rPr>
          <w:b/>
          <w:bCs/>
        </w:rPr>
        <w:t>8.2.1.4.</w:t>
      </w:r>
      <w:r>
        <w:t xml:space="preserve"> </w:t>
      </w:r>
      <w:r w:rsidR="00B8122A">
        <w:t xml:space="preserve">Спонсорът може по всяко време да извършва преоценка на одобрените от него работодатели, или предлаганите от тях работни позиции и да определи конкретен работодател или работна позиция като несъответстваша с изивкванията на програмата. В такъв случай засегнатите трябва да си осигурят нова работна оферта, </w:t>
      </w:r>
      <w:r w:rsidR="00B8122A">
        <w:lastRenderedPageBreak/>
        <w:t>или да сменят своята опция.</w:t>
      </w:r>
      <w:r>
        <w:br/>
      </w:r>
      <w:r w:rsidRPr="0064158C">
        <w:rPr>
          <w:b/>
          <w:bCs/>
        </w:rPr>
        <w:t>8.2.1.5.</w:t>
      </w:r>
      <w:r>
        <w:t xml:space="preserve"> </w:t>
      </w:r>
      <w:r w:rsidR="00B8122A">
        <w:t xml:space="preserve">Срокът за подаване на работна оферта с опция </w:t>
      </w:r>
      <w:r w:rsidR="00B8122A" w:rsidRPr="0064158C">
        <w:rPr>
          <w:lang w:val="en-US"/>
        </w:rPr>
        <w:t>SELF</w:t>
      </w:r>
      <w:r w:rsidR="00B8122A" w:rsidRPr="00263AE6">
        <w:t xml:space="preserve"> </w:t>
      </w:r>
      <w:r w:rsidR="00B8122A" w:rsidRPr="0064158C">
        <w:rPr>
          <w:lang w:val="en-US"/>
        </w:rPr>
        <w:t>ARRANGED</w:t>
      </w:r>
      <w:r w:rsidR="00B8122A" w:rsidRPr="00263AE6">
        <w:t xml:space="preserve"> </w:t>
      </w:r>
      <w:r w:rsidR="00B8122A">
        <w:t>е до 30 януари.</w:t>
      </w:r>
      <w:r w:rsidR="00B8122A" w:rsidRPr="00263AE6">
        <w:br/>
      </w:r>
      <w:r w:rsidRPr="003C4B5B">
        <w:rPr>
          <w:b/>
          <w:bCs/>
        </w:rPr>
        <w:t>8</w:t>
      </w:r>
      <w:r w:rsidR="00B8122A" w:rsidRPr="00263AE6">
        <w:rPr>
          <w:b/>
          <w:bCs/>
        </w:rPr>
        <w:t>.</w:t>
      </w:r>
      <w:r w:rsidR="002262DE">
        <w:rPr>
          <w:b/>
          <w:bCs/>
        </w:rPr>
        <w:t>2</w:t>
      </w:r>
      <w:r w:rsidR="00B8122A" w:rsidRPr="00263AE6">
        <w:rPr>
          <w:b/>
          <w:bCs/>
        </w:rPr>
        <w:t>.2.</w:t>
      </w:r>
      <w:r w:rsidR="00B8122A" w:rsidRPr="00263AE6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FULL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 w:rsidRPr="00263AE6">
        <w:t xml:space="preserve"> - </w:t>
      </w:r>
      <w:r w:rsidR="000D739A">
        <w:t>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.2.1.</w:t>
      </w:r>
      <w:r>
        <w:t xml:space="preserve"> </w:t>
      </w:r>
      <w:r w:rsidR="000D739A">
        <w:t xml:space="preserve">Участникът получава възможност за участие в програмата, като работната позиция в САЩ, с която участникът кандидатства пред организацията-спонсор, се избира от участникът чрез използване на предложените възможности от спонсора за интервю между работодател в САЩ и участник чрез опциите Job Fair, </w:t>
      </w:r>
      <w:r w:rsidR="000D739A" w:rsidRPr="0064158C">
        <w:rPr>
          <w:lang w:val="en-US"/>
        </w:rPr>
        <w:t>Recruit</w:t>
      </w:r>
      <w:r w:rsidR="000D739A" w:rsidRPr="00841170">
        <w:t xml:space="preserve"> </w:t>
      </w:r>
      <w:r w:rsidR="000D739A">
        <w:t xml:space="preserve">или </w:t>
      </w:r>
      <w:r w:rsidR="000D739A" w:rsidRPr="0064158C">
        <w:rPr>
          <w:lang w:val="en-US"/>
        </w:rPr>
        <w:t>Virtual</w:t>
      </w:r>
      <w:r w:rsidR="000D739A">
        <w:t xml:space="preserve"> </w:t>
      </w:r>
      <w:r w:rsidR="000D739A" w:rsidRPr="0064158C">
        <w:rPr>
          <w:lang w:val="en-US"/>
        </w:rPr>
        <w:t>Hire</w:t>
      </w:r>
      <w:r w:rsidR="000D739A">
        <w:t>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2.2.</w:t>
      </w:r>
      <w:r>
        <w:t xml:space="preserve"> </w:t>
      </w:r>
      <w:r w:rsidR="000D739A">
        <w:t>Задължението на спонсора при тази опция е да предостави на участника информация за работодатели, които са предварително одобрени от спонсора, както и за работните позиции, по които ще се наема персонал. Във всички случаи задължението за осигуряване на работа и рискът от ненамирането на такава, остава за ВЪЗЛОЖИТЕЛЯ;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2.3.</w:t>
      </w:r>
      <w:r>
        <w:t xml:space="preserve"> </w:t>
      </w:r>
      <w:r w:rsidR="000D739A">
        <w:t>Спонсорът осигурява на всеки участник провеждането на 1 интервю с американски работодател, избран от ВЪЗЛОЖИТЕЛЯ. При наличие на свободни други работни позиции, спонсорът може, но не е длъжен да предложи на участника провеждане на 2-ро интервю с работодател, ако:</w:t>
      </w:r>
      <w:r w:rsidR="000D739A">
        <w:br/>
        <w:t>- участникът не е одобрен на първото интервю с работодател;</w:t>
      </w:r>
      <w:r w:rsidR="000D739A">
        <w:br/>
        <w:t>- първоначално предложената от работодател и приета от участника работна оферта е била прекратена/оттеглена;</w:t>
      </w:r>
      <w:r w:rsidR="000D739A">
        <w:br/>
        <w:t>- след първоначално одобрена оферта, спонсорът е преценил, че работодателят или работната оферта не отговарят на правилата за участние в програмата</w:t>
      </w:r>
      <w:r>
        <w:t>.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.2.4.</w:t>
      </w:r>
      <w:r>
        <w:t xml:space="preserve"> </w:t>
      </w:r>
      <w:r w:rsidR="000D739A">
        <w:t>Спонсорът  не поема задължение към ВЪЗЛОЖИТЕЛЯ:</w:t>
      </w:r>
      <w:r w:rsidR="000D739A">
        <w:br/>
        <w:t>- да му осигури работа в САЩ;</w:t>
      </w:r>
      <w:r w:rsidR="000D739A">
        <w:br/>
        <w:t xml:space="preserve">- да му осигури заместваща работа, в случай, че първата </w:t>
      </w:r>
      <w:r w:rsidR="008E5B48">
        <w:t>такава</w:t>
      </w:r>
      <w:r w:rsidR="000D739A">
        <w:t xml:space="preserve"> е отказана</w:t>
      </w:r>
      <w:r w:rsidR="008E5B48">
        <w:t>, независимо от основанието за това (работодателят не отговаря на изискванията, или работодателят прекратява договора си с участника);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.2.5.</w:t>
      </w:r>
      <w:r>
        <w:t xml:space="preserve"> </w:t>
      </w:r>
      <w:r w:rsidR="008E5B48">
        <w:t>Спонсорът не гарантира, че:</w:t>
      </w:r>
      <w:r w:rsidR="008E5B48">
        <w:br/>
        <w:t>- американските работодатели, както и позициите, за които те ще наемат участници, ще отговарят на изискваният за очакванията на учатника за тип работа, географско местоположение, натовареност, възнаграждение, или друг тип очаквания или изисквания на ВЪЗЛОЖИТЕЛЯ;</w:t>
      </w:r>
      <w:r w:rsidR="008E5B48">
        <w:br/>
        <w:t>- участникът ще бъде нает от работодател, с който същият е провел интерв</w:t>
      </w:r>
      <w:r>
        <w:t>ю</w:t>
      </w:r>
      <w:r w:rsidR="008E5B48">
        <w:t xml:space="preserve"> за работа;</w:t>
      </w:r>
      <w:r w:rsidR="008E5B48">
        <w:br/>
        <w:t>- избраният от ВЪЗЛОЖИТЕЛЯ работодател или съответната работна позиция, ще продължат да отговарят на изискванията и правилата на програмата.</w:t>
      </w:r>
    </w:p>
    <w:p w14:paraId="6781B010" w14:textId="4B9CB2D7" w:rsidR="005A6269" w:rsidRDefault="003C4B5B" w:rsidP="00971B87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C05435" w:rsidRPr="005B2D4D">
        <w:t xml:space="preserve"> </w:t>
      </w:r>
      <w:r w:rsidR="00C05435">
        <w:t>„</w:t>
      </w:r>
      <w:r w:rsidR="00C05435" w:rsidRPr="00195A02">
        <w:rPr>
          <w:b/>
          <w:i/>
        </w:rPr>
        <w:t>Организацията-спонсор</w:t>
      </w:r>
      <w:r w:rsidR="00C05435">
        <w:rPr>
          <w:i/>
        </w:rPr>
        <w:t xml:space="preserve">“ </w:t>
      </w:r>
      <w:r w:rsidR="00C05435">
        <w:t>е Американска организация, която издава работно разрешително “</w:t>
      </w:r>
      <w:r w:rsidR="00C05435">
        <w:rPr>
          <w:lang w:val="en-US"/>
        </w:rPr>
        <w:t>DS</w:t>
      </w:r>
      <w:r w:rsidR="00C05435">
        <w:t>-</w:t>
      </w:r>
      <w:r w:rsidR="00C05435" w:rsidRPr="00841170">
        <w:t>2019”</w:t>
      </w:r>
      <w:r w:rsidR="00C05435">
        <w:t xml:space="preserve">, с което студентът има право да се яви на интервю в Посолството на САЩ в България за виза от тип </w:t>
      </w:r>
      <w:r w:rsidR="00C05435">
        <w:rPr>
          <w:lang w:val="en-US"/>
        </w:rPr>
        <w:t>J</w:t>
      </w:r>
      <w:r w:rsidR="00C05435">
        <w:t>-</w:t>
      </w:r>
      <w:r w:rsidR="00C05435" w:rsidRPr="00841170">
        <w:t>1</w:t>
      </w:r>
      <w:r w:rsidR="00C05435">
        <w:t xml:space="preserve">. </w:t>
      </w:r>
      <w:r w:rsidR="00B12185" w:rsidRPr="00B12185">
        <w:t>Спонсорът осъществява програмата съгласно законовите разпоредби, като съобразно броя участници, които има право да приеме в Програмата, и вътрешните си правила:</w:t>
      </w:r>
    </w:p>
    <w:p w14:paraId="56069BF4" w14:textId="421EF0F0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</w:t>
      </w:r>
      <w:r w:rsidR="00F954B1" w:rsidRPr="003C4B5B">
        <w:rPr>
          <w:b/>
          <w:bCs/>
        </w:rPr>
        <w:t>.</w:t>
      </w:r>
      <w:r w:rsidRPr="003C4B5B">
        <w:rPr>
          <w:b/>
          <w:bCs/>
        </w:rPr>
        <w:t>3.</w:t>
      </w:r>
      <w:r w:rsidR="00F954B1" w:rsidRPr="003C4B5B">
        <w:rPr>
          <w:b/>
          <w:bCs/>
        </w:rPr>
        <w:t>1</w:t>
      </w:r>
      <w:r w:rsidRPr="003C4B5B">
        <w:rPr>
          <w:b/>
          <w:bCs/>
        </w:rPr>
        <w:t>.</w:t>
      </w:r>
      <w:r w:rsidR="00F954B1">
        <w:tab/>
        <w:t xml:space="preserve">разглежда кандидатите за участие в Програмата като ги приема или отхвърля; </w:t>
      </w:r>
    </w:p>
    <w:p w14:paraId="5699C8EA" w14:textId="00E05851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8.3</w:t>
      </w:r>
      <w:r w:rsidR="00F954B1" w:rsidRPr="003C4B5B">
        <w:rPr>
          <w:b/>
          <w:bCs/>
        </w:rPr>
        <w:t>.2</w:t>
      </w:r>
      <w:r w:rsidRPr="003C4B5B">
        <w:rPr>
          <w:b/>
          <w:bCs/>
        </w:rPr>
        <w:t>.</w:t>
      </w:r>
      <w:r w:rsidR="00F954B1">
        <w:tab/>
        <w:t>Регистрира участниците в системата на държавния Департамент на САЩ за мониторинг на участници по културни и учебни програми – S</w:t>
      </w:r>
      <w:r w:rsidR="0043125B">
        <w:rPr>
          <w:lang w:val="en-US"/>
        </w:rPr>
        <w:t>EVIS</w:t>
      </w:r>
      <w:r w:rsidR="00F954B1">
        <w:t xml:space="preserve">. Спонсорът издава необходимия сертификат. </w:t>
      </w:r>
    </w:p>
    <w:p w14:paraId="64BD9AB6" w14:textId="21D2ED09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F954B1">
        <w:tab/>
        <w:t>Застрахо</w:t>
      </w:r>
      <w:r w:rsidR="0025291C">
        <w:t>в</w:t>
      </w:r>
      <w:r w:rsidR="00F954B1">
        <w:t xml:space="preserve">а участниците за периода на програмата със застраховка отговаряща на поне минималните изисквания, определени </w:t>
      </w:r>
      <w:r w:rsidR="00F72052">
        <w:t>от Държавния Департамент на САЩ</w:t>
      </w:r>
      <w:r w:rsidR="00F954B1">
        <w:t xml:space="preserve">; </w:t>
      </w:r>
    </w:p>
    <w:p w14:paraId="58E532EC" w14:textId="53FCD158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.4</w:t>
      </w:r>
      <w:r w:rsidRPr="003C4B5B">
        <w:rPr>
          <w:b/>
          <w:bCs/>
        </w:rPr>
        <w:t>.</w:t>
      </w:r>
      <w:r w:rsidR="00F954B1">
        <w:tab/>
        <w:t>Преди заминаването на участниците за САЩ провежда онлайн ориентация като на нея запознава участниците с правилата за успешното провеждане на програмата като: права и задължения, етика на работното място, задължения по време на престоя на участниците в САЩ;</w:t>
      </w:r>
    </w:p>
    <w:p w14:paraId="6BDF7CC5" w14:textId="0B1A9852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.5</w:t>
      </w:r>
      <w:r w:rsidRPr="003C4B5B">
        <w:rPr>
          <w:b/>
          <w:bCs/>
        </w:rPr>
        <w:t>.</w:t>
      </w:r>
      <w:r w:rsidR="00F954B1">
        <w:tab/>
        <w:t xml:space="preserve">Следи за спазването на условията по програмата по време на престоя в САЩ, както и съдейства на участниците при възникване на евентуални проблеми; </w:t>
      </w:r>
    </w:p>
    <w:p w14:paraId="77C28720" w14:textId="09674D2B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6</w:t>
      </w:r>
      <w:r w:rsidRPr="003C4B5B">
        <w:rPr>
          <w:b/>
          <w:bCs/>
        </w:rPr>
        <w:t>.</w:t>
      </w:r>
      <w:r w:rsidR="00F954B1">
        <w:tab/>
        <w:t xml:space="preserve">Изготвя отчети всяко лято като предоставя информацията на Американския Департамент </w:t>
      </w:r>
      <w:r w:rsidR="0043125B">
        <w:t>на</w:t>
      </w:r>
      <w:r w:rsidR="00F954B1">
        <w:t xml:space="preserve"> САЩ. </w:t>
      </w:r>
    </w:p>
    <w:p w14:paraId="7CC6D6AD" w14:textId="5E16BB67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7</w:t>
      </w:r>
      <w:r w:rsidRPr="003C4B5B">
        <w:rPr>
          <w:b/>
          <w:bCs/>
        </w:rPr>
        <w:t>.</w:t>
      </w:r>
      <w:r w:rsidR="00F954B1">
        <w:tab/>
        <w:t xml:space="preserve">Проверява предоставените от кандидатите работни оферти за легитимност, както и за съответствие с изискванията на програмата. Съдейства за организиране на интервюта между работодатели и участници. </w:t>
      </w:r>
    </w:p>
    <w:p w14:paraId="4DF622BA" w14:textId="527CC52D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>
        <w:t xml:space="preserve"> </w:t>
      </w:r>
      <w:r w:rsidR="00CC0EA0" w:rsidRPr="00DD10CD">
        <w:rPr>
          <w:b/>
          <w:bCs/>
          <w:i/>
          <w:iCs/>
        </w:rPr>
        <w:t>„Агент“</w:t>
      </w:r>
      <w:r w:rsidR="00CC0EA0">
        <w:t xml:space="preserve"> </w:t>
      </w:r>
      <w:r w:rsidR="004157A1">
        <w:t xml:space="preserve">- </w:t>
      </w:r>
      <w:r w:rsidR="00CC0EA0">
        <w:t>За осъществяване на част от своите функции, свързани с администриране и поддържане на програмата „Work and Travel USA“</w:t>
      </w:r>
      <w:r w:rsidR="004157A1">
        <w:t>. С</w:t>
      </w:r>
      <w:r w:rsidR="00CC0EA0">
        <w:t xml:space="preserve">понсорите сключват договор с местни за държавите юридически лица (агенти). </w:t>
      </w:r>
      <w:r w:rsidR="00F72052">
        <w:t>Държавният Департамент на САЩ</w:t>
      </w:r>
      <w:r w:rsidR="00CC0EA0">
        <w:t xml:space="preserve"> определя строги правила за агентите, както и какви дейности могат да извършват за спонсорите. </w:t>
      </w:r>
    </w:p>
    <w:p w14:paraId="769F1102" w14:textId="5D406309" w:rsidR="00CC0EA0" w:rsidRDefault="003C3A5C" w:rsidP="00CC0EA0">
      <w:pPr>
        <w:spacing w:after="120" w:line="276" w:lineRule="auto"/>
        <w:ind w:firstLine="708"/>
        <w:jc w:val="both"/>
      </w:pPr>
      <w:r>
        <w:t>АММ ООД</w:t>
      </w:r>
      <w:r w:rsidR="00CC0EA0">
        <w:t xml:space="preserve"> (AIM TRAVEL USA) е агент на: CHI</w:t>
      </w:r>
      <w:r w:rsidR="002C71C1" w:rsidRPr="009A7BFF">
        <w:t xml:space="preserve">, </w:t>
      </w:r>
      <w:r w:rsidR="002C71C1">
        <w:rPr>
          <w:lang w:val="en-GB"/>
        </w:rPr>
        <w:t>AWA</w:t>
      </w:r>
      <w:r w:rsidR="002C71C1" w:rsidRPr="009A7BFF">
        <w:t xml:space="preserve">, </w:t>
      </w:r>
      <w:r w:rsidR="002C71C1">
        <w:rPr>
          <w:lang w:val="en-GB"/>
        </w:rPr>
        <w:t>UNITED</w:t>
      </w:r>
      <w:r w:rsidR="002C71C1" w:rsidRPr="009A7BFF">
        <w:t xml:space="preserve">, </w:t>
      </w:r>
      <w:r w:rsidR="001E594C">
        <w:rPr>
          <w:lang w:val="en-US"/>
        </w:rPr>
        <w:t>DYNAMIC</w:t>
      </w:r>
      <w:r w:rsidR="002C71C1" w:rsidRPr="009A7BFF">
        <w:t xml:space="preserve">, </w:t>
      </w:r>
      <w:r w:rsidR="002C71C1">
        <w:rPr>
          <w:lang w:val="en-GB"/>
        </w:rPr>
        <w:t>ERDT</w:t>
      </w:r>
      <w:r w:rsidR="002C71C1" w:rsidRPr="009A7BFF">
        <w:t xml:space="preserve">, </w:t>
      </w:r>
      <w:r w:rsidR="00093CAA" w:rsidRPr="00CC3F4F">
        <w:t xml:space="preserve"> </w:t>
      </w:r>
      <w:r w:rsidR="00CC0EA0">
        <w:t>по силата на сключени договори за агентство за Summer Work and Travel USA 202</w:t>
      </w:r>
      <w:r w:rsidR="00992BD5">
        <w:t>6</w:t>
      </w:r>
      <w:r w:rsidR="00CC0EA0">
        <w:t xml:space="preserve">. Като Агент на изброените спонсори AIM Travel USA: </w:t>
      </w:r>
    </w:p>
    <w:p w14:paraId="4F5C78F4" w14:textId="23D1CB88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</w:t>
      </w:r>
      <w:r w:rsidR="00CC0EA0" w:rsidRPr="003C4B5B">
        <w:rPr>
          <w:b/>
          <w:bCs/>
        </w:rPr>
        <w:t>.1</w:t>
      </w:r>
      <w:r w:rsidRPr="003C4B5B">
        <w:rPr>
          <w:b/>
          <w:bCs/>
        </w:rPr>
        <w:t>.</w:t>
      </w:r>
      <w:r w:rsidR="00CC0EA0" w:rsidRPr="003C4B5B">
        <w:rPr>
          <w:b/>
          <w:bCs/>
        </w:rPr>
        <w:tab/>
      </w:r>
      <w:r w:rsidR="00CC0EA0">
        <w:t xml:space="preserve">не е организатор на Програмата и не осъществява или провежда Програмата; </w:t>
      </w:r>
    </w:p>
    <w:p w14:paraId="299912F7" w14:textId="2C8D16CB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2</w:t>
      </w:r>
      <w:r w:rsidRPr="003C4B5B">
        <w:rPr>
          <w:b/>
          <w:bCs/>
        </w:rPr>
        <w:t>.</w:t>
      </w:r>
      <w:r w:rsidR="00CC0EA0">
        <w:tab/>
        <w:t>не отговаря пред Участника за изпълнението или неизпълнението на задълженията на Спонсорите, произтичащи от приложимото Американско законодателство, приложимото Българско Законодателство, общите условия на СПОНСОРИТЕ и договора им с участника или настоящият Договор;</w:t>
      </w:r>
    </w:p>
    <w:p w14:paraId="7EA16C50" w14:textId="5F14817C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3</w:t>
      </w:r>
      <w:r w:rsidRPr="003C4B5B">
        <w:rPr>
          <w:b/>
          <w:bCs/>
        </w:rPr>
        <w:t>.</w:t>
      </w:r>
      <w:r w:rsidR="00CC0EA0">
        <w:tab/>
        <w:t>може да упражнява права на Спонсорите, произтичащи от общите условия на Спонсорските договори с участника, и настоящия договор.</w:t>
      </w:r>
    </w:p>
    <w:p w14:paraId="6783F9E3" w14:textId="532C6C09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B32C89">
        <w:rPr>
          <w:b/>
          <w:bCs/>
        </w:rPr>
        <w:t>5</w:t>
      </w:r>
      <w:r w:rsidR="00A92CD4" w:rsidRPr="005B2D4D">
        <w:t xml:space="preserve"> </w:t>
      </w:r>
      <w:r w:rsidR="00A92CD4">
        <w:t>„</w:t>
      </w:r>
      <w:r w:rsidR="00A92CD4">
        <w:rPr>
          <w:b/>
          <w:i/>
        </w:rPr>
        <w:t>Р</w:t>
      </w:r>
      <w:r w:rsidR="00A92CD4" w:rsidRPr="00195A02">
        <w:rPr>
          <w:b/>
          <w:i/>
        </w:rPr>
        <w:t>аботна оферта</w:t>
      </w:r>
      <w:r w:rsidR="00A92CD4">
        <w:t xml:space="preserve">“ е документ, попълнен от Американски работодател с всички детайли относно работата, за която кандидатства студентът. В нея подробно са обяснени работните задължения, заплащането, локацията, квартирата и други неща, които студентът трябва да знае преди да избере своята работна оферта. </w:t>
      </w:r>
    </w:p>
    <w:p w14:paraId="4D16716D" w14:textId="688CF523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8.6.</w:t>
      </w:r>
      <w:r w:rsidR="00A92CD4">
        <w:t xml:space="preserve"> 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</w:rPr>
        <w:t>Job Fair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американски работодатели на територията на България с цел интервю за работа.  </w:t>
      </w:r>
    </w:p>
    <w:p w14:paraId="710A3504" w14:textId="4738C93D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8.7.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Recruit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представители на американски работодатели (най-често те са съпътствани с представители от Спонсорската организация) на територията на България с цел интервю за работа. </w:t>
      </w:r>
    </w:p>
    <w:p w14:paraId="2FA0D32A" w14:textId="752A25E7" w:rsidR="00A92CD4" w:rsidRPr="009B5F4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8.8.</w:t>
      </w:r>
      <w:r w:rsidR="00A92CD4" w:rsidRPr="009B5F40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Virtual</w:t>
      </w:r>
      <w:r w:rsidR="00A92CD4" w:rsidRPr="00195A02">
        <w:rPr>
          <w:b/>
          <w:i/>
        </w:rPr>
        <w:t xml:space="preserve"> </w:t>
      </w:r>
      <w:r w:rsidR="00A92CD4" w:rsidRPr="00195A02">
        <w:rPr>
          <w:b/>
          <w:i/>
          <w:lang w:val="en-US"/>
        </w:rPr>
        <w:t>Hire</w:t>
      </w:r>
      <w:r w:rsidR="00A92CD4">
        <w:t>“</w:t>
      </w:r>
      <w:r w:rsidR="00A92CD4" w:rsidRPr="005B2D4D">
        <w:t xml:space="preserve"> </w:t>
      </w:r>
      <w:r w:rsidR="00A92CD4">
        <w:t>означава онлайн интервюта с американски работодатели или техни представители</w:t>
      </w:r>
      <w:r w:rsidR="00A92CD4" w:rsidRPr="009B5F40">
        <w:t xml:space="preserve">. </w:t>
      </w:r>
    </w:p>
    <w:p w14:paraId="47D1BDB6" w14:textId="393F9156" w:rsidR="00A92CD4" w:rsidRPr="0095521D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8.9.</w:t>
      </w:r>
      <w:r w:rsidR="00A92CD4">
        <w:t xml:space="preserve"> „</w:t>
      </w:r>
      <w:r w:rsidR="00A92CD4" w:rsidRPr="00195A02">
        <w:rPr>
          <w:b/>
          <w:i/>
          <w:lang w:val="en-US"/>
        </w:rPr>
        <w:t>DS</w:t>
      </w:r>
      <w:r w:rsidR="00A92CD4" w:rsidRPr="009B5F40">
        <w:rPr>
          <w:b/>
          <w:i/>
        </w:rPr>
        <w:t>-</w:t>
      </w:r>
      <w:r w:rsidR="00A92CD4" w:rsidRPr="00195A02">
        <w:rPr>
          <w:b/>
          <w:i/>
        </w:rPr>
        <w:t>20</w:t>
      </w:r>
      <w:r w:rsidR="00A92CD4" w:rsidRPr="009B5F40">
        <w:rPr>
          <w:b/>
          <w:i/>
        </w:rPr>
        <w:t>19</w:t>
      </w:r>
      <w:r w:rsidR="00A92CD4">
        <w:t>“</w:t>
      </w:r>
      <w:r w:rsidR="00A92CD4" w:rsidRPr="009B5F40">
        <w:t xml:space="preserve"> </w:t>
      </w:r>
      <w:r w:rsidR="00A92CD4">
        <w:t xml:space="preserve">означава Документ, издаден от Спонсорската организация, който представлява Работно Разрешително, което дава права на студентите на легален престой и работа в САЩ през лятната ваканция за период от 4 + 1 месеца. Без този документ студентът няма право да се яви на интервю за </w:t>
      </w:r>
      <w:r w:rsidR="00A92CD4">
        <w:rPr>
          <w:lang w:val="en-US"/>
        </w:rPr>
        <w:t>J</w:t>
      </w:r>
      <w:r w:rsidR="00A92CD4">
        <w:t>-</w:t>
      </w:r>
      <w:r w:rsidR="00A92CD4" w:rsidRPr="00841170">
        <w:t xml:space="preserve">1 </w:t>
      </w:r>
      <w:r w:rsidR="00A92CD4">
        <w:t xml:space="preserve">Виза. </w:t>
      </w:r>
    </w:p>
    <w:p w14:paraId="5467C595" w14:textId="5AA05567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8.10.</w:t>
      </w:r>
      <w:r w:rsidR="00A92CD4">
        <w:t xml:space="preserve"> „</w:t>
      </w:r>
      <w:r w:rsidR="00A92CD4" w:rsidRPr="00195A02">
        <w:rPr>
          <w:b/>
          <w:i/>
          <w:lang w:val="en-US"/>
        </w:rPr>
        <w:t>SEVIS</w:t>
      </w:r>
      <w:r w:rsidR="00A92CD4">
        <w:t>“</w:t>
      </w:r>
      <w:r w:rsidR="00A92CD4" w:rsidRPr="006A612B">
        <w:t xml:space="preserve"> </w:t>
      </w:r>
      <w:r w:rsidR="00A92CD4" w:rsidRPr="009E22E2">
        <w:t>интернет-базирана система, която проследява пътуващите с J</w:t>
      </w:r>
      <w:r w:rsidR="00297005">
        <w:t>-</w:t>
      </w:r>
      <w:r w:rsidR="00A92CD4" w:rsidRPr="00841170">
        <w:t xml:space="preserve">1 </w:t>
      </w:r>
      <w:r w:rsidR="00A92CD4" w:rsidRPr="009E22E2">
        <w:t>визи</w:t>
      </w:r>
      <w:r w:rsidR="00A92CD4" w:rsidRPr="00841170">
        <w:t xml:space="preserve"> от времето, когато получат своята първоначална документация (</w:t>
      </w:r>
      <w:r w:rsidR="00A92CD4" w:rsidRPr="009E22E2">
        <w:rPr>
          <w:lang w:val="en-US"/>
        </w:rPr>
        <w:t>DS</w:t>
      </w:r>
      <w:r w:rsidR="00A92CD4" w:rsidRPr="00841170">
        <w:t xml:space="preserve">-2019) докато приключат програмата </w:t>
      </w:r>
      <w:r w:rsidR="00A92CD4">
        <w:rPr>
          <w:lang w:val="en-US"/>
        </w:rPr>
        <w:t>Summer</w:t>
      </w:r>
      <w:r w:rsidR="00A92CD4" w:rsidRPr="00841170">
        <w:t xml:space="preserve"> </w:t>
      </w:r>
      <w:r w:rsidR="00A92CD4">
        <w:rPr>
          <w:lang w:val="en-US"/>
        </w:rPr>
        <w:t>Work</w:t>
      </w:r>
      <w:r w:rsidR="00A92CD4" w:rsidRPr="00841170">
        <w:t xml:space="preserve"> </w:t>
      </w:r>
      <w:r w:rsidR="00A92CD4">
        <w:rPr>
          <w:lang w:val="en-US"/>
        </w:rPr>
        <w:t>and</w:t>
      </w:r>
      <w:r w:rsidR="00A92CD4" w:rsidRPr="00841170">
        <w:t xml:space="preserve"> </w:t>
      </w:r>
      <w:r w:rsidR="00A92CD4">
        <w:rPr>
          <w:lang w:val="en-US"/>
        </w:rPr>
        <w:t>Travel</w:t>
      </w:r>
      <w:r w:rsidR="00A92CD4" w:rsidRPr="00841170">
        <w:t xml:space="preserve">, </w:t>
      </w:r>
      <w:r w:rsidR="00A92CD4" w:rsidRPr="0043086C">
        <w:t>която Министерството на вътрешната сигурност на САЩ (DHS) използва, за да поддържа информация относно</w:t>
      </w:r>
      <w:r w:rsidR="00A92CD4">
        <w:t xml:space="preserve"> участници по посетителски програми за културен обмен</w:t>
      </w:r>
      <w:r w:rsidR="00A92CD4" w:rsidRPr="00841170">
        <w:t>.</w:t>
      </w:r>
    </w:p>
    <w:p w14:paraId="2C13D67F" w14:textId="240DA5E8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8.11.</w:t>
      </w:r>
      <w:r w:rsidR="00A92CD4">
        <w:t xml:space="preserve"> „</w:t>
      </w:r>
      <w:r w:rsidR="00A92CD4" w:rsidRPr="00195A02">
        <w:rPr>
          <w:b/>
          <w:i/>
          <w:lang w:val="en-US"/>
        </w:rPr>
        <w:t>J</w:t>
      </w:r>
      <w:r w:rsidR="00A92CD4">
        <w:rPr>
          <w:b/>
          <w:i/>
        </w:rPr>
        <w:t>-</w:t>
      </w:r>
      <w:r w:rsidR="00A92CD4" w:rsidRPr="00841170">
        <w:rPr>
          <w:b/>
          <w:i/>
        </w:rPr>
        <w:t>1 виза</w:t>
      </w:r>
      <w:r w:rsidR="00A92CD4">
        <w:t>“</w:t>
      </w:r>
      <w:r w:rsidR="00A92CD4" w:rsidRPr="006A612B">
        <w:t xml:space="preserve"> </w:t>
      </w:r>
      <w:r w:rsidR="00A92CD4">
        <w:t xml:space="preserve">(виза за </w:t>
      </w:r>
      <w:r w:rsidR="00A92CD4" w:rsidRPr="009E22E2">
        <w:t xml:space="preserve">различни обменни програми </w:t>
      </w:r>
      <w:r w:rsidR="00A92CD4">
        <w:t>на Територията на САЩ само от редовни студенти и даващ право на законен престой и работа в САЩ.)</w:t>
      </w:r>
    </w:p>
    <w:p w14:paraId="65E73F8B" w14:textId="089A6648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>
        <w:t xml:space="preserve"> </w:t>
      </w:r>
      <w:r w:rsidR="00CD0B94" w:rsidRPr="00CD0B94">
        <w:rPr>
          <w:b/>
          <w:bCs/>
          <w:i/>
          <w:iCs/>
        </w:rPr>
        <w:t>„Промени, касаещи участието в програмата“</w:t>
      </w:r>
      <w:r w:rsidR="00CD0B94">
        <w:rPr>
          <w:b/>
          <w:bCs/>
          <w:i/>
          <w:iCs/>
        </w:rPr>
        <w:t xml:space="preserve"> – </w:t>
      </w:r>
      <w:r w:rsidR="00CD0B94">
        <w:t xml:space="preserve">по всяко време след сключване на договор за участие в пеограмата,  е възможно да настъпят обстоятелства, които могат да засегнат възможността на </w:t>
      </w:r>
      <w:r w:rsidR="00297005" w:rsidRPr="00EB5742">
        <w:rPr>
          <w:b/>
          <w:bCs/>
        </w:rPr>
        <w:t>ВЪЗЛОЖИТЕЛЯ</w:t>
      </w:r>
      <w:r w:rsidR="00297005" w:rsidRPr="00297005">
        <w:t>(участника)</w:t>
      </w:r>
      <w:r w:rsidR="00CD0B94">
        <w:t xml:space="preserve"> да участва в програмата, или начина, по който участието да се осъществи, например:</w:t>
      </w:r>
    </w:p>
    <w:p w14:paraId="34770057" w14:textId="1591AC2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 w:rsidRPr="003C4B5B">
        <w:rPr>
          <w:b/>
          <w:bCs/>
        </w:rPr>
        <w:t>1.</w:t>
      </w:r>
      <w:r w:rsidR="00CD0B94">
        <w:t xml:space="preserve"> Работодателят оттегля работната си оферта(независимо от причината за това);</w:t>
      </w:r>
    </w:p>
    <w:p w14:paraId="14BDA211" w14:textId="20192B9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.2.</w:t>
      </w:r>
      <w:r w:rsidR="00CD0B94">
        <w:t xml:space="preserve"> Спонсорът решава да изключи работодателят от участието му в програмата(например защото работодателят не отговоря на някое от условията на </w:t>
      </w:r>
      <w:r w:rsidR="00CD0B94">
        <w:rPr>
          <w:lang w:val="en-US"/>
        </w:rPr>
        <w:t>Department</w:t>
      </w:r>
      <w:r w:rsidR="00CD0B94" w:rsidRPr="00263AE6">
        <w:t xml:space="preserve"> </w:t>
      </w:r>
      <w:r w:rsidR="00CD0B94">
        <w:rPr>
          <w:lang w:val="en-US"/>
        </w:rPr>
        <w:t>of</w:t>
      </w:r>
      <w:r w:rsidR="00CD0B94" w:rsidRPr="00263AE6">
        <w:t xml:space="preserve"> </w:t>
      </w:r>
      <w:r w:rsidR="00CD0B94">
        <w:rPr>
          <w:lang w:val="en-US"/>
        </w:rPr>
        <w:t>State</w:t>
      </w:r>
      <w:r w:rsidR="00CD0B94" w:rsidRPr="00263AE6">
        <w:t xml:space="preserve">, </w:t>
      </w:r>
      <w:r w:rsidR="00CD0B94">
        <w:t>или др.);</w:t>
      </w:r>
    </w:p>
    <w:p w14:paraId="21F69528" w14:textId="26F16984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CD0B94">
        <w:t xml:space="preserve"> Първоначално планираната продължителност на </w:t>
      </w:r>
      <w:r w:rsidR="00297005" w:rsidRPr="00297005">
        <w:t>участника</w:t>
      </w:r>
      <w:r w:rsidR="00CD0B94">
        <w:t xml:space="preserve"> в програмата се скъсява</w:t>
      </w:r>
      <w:r w:rsidR="00641989">
        <w:t>;</w:t>
      </w:r>
    </w:p>
    <w:p w14:paraId="0967194B" w14:textId="3E8FA619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.4.</w:t>
      </w:r>
      <w:r w:rsidR="00641989">
        <w:t xml:space="preserve"> Пътуването на участника по първоначално планираният маршрут става невъзможно;</w:t>
      </w:r>
    </w:p>
    <w:p w14:paraId="7416B461" w14:textId="7A980467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.5.</w:t>
      </w:r>
      <w:r w:rsidR="00641989">
        <w:t xml:space="preserve"> Спонсорът променя определени условия на програмата, поради извънредни обстоятелства;</w:t>
      </w:r>
    </w:p>
    <w:p w14:paraId="47FAF0EC" w14:textId="5C08C7AD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.6.</w:t>
      </w:r>
      <w:r w:rsidR="00641989">
        <w:t xml:space="preserve"> Посолството на САЩ в България не провежда интервюта за издаване на визи;</w:t>
      </w:r>
    </w:p>
    <w:p w14:paraId="3699CEC2" w14:textId="524B950E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.7.</w:t>
      </w:r>
      <w:r w:rsidR="00641989">
        <w:t xml:space="preserve"> Няма редовни полети, позволяващи пътуване между България и САЩ;</w:t>
      </w:r>
    </w:p>
    <w:p w14:paraId="18DD2CB0" w14:textId="6CAE87EF" w:rsidR="00641989" w:rsidRDefault="00641989" w:rsidP="00641989">
      <w:pPr>
        <w:spacing w:after="120" w:line="276" w:lineRule="auto"/>
        <w:jc w:val="both"/>
      </w:pPr>
      <w:r>
        <w:t xml:space="preserve">Във всеки от изброените случаи, рискът от съответната промяна се носи от засегнатите участници. Същите могат да продължат участието си в програмата, като своевременно предприемат необходимото изискуемо действие, при условията на избраната от тях програмна опция. Във всеки от посочените случаи, организацията-спонсор може да оттегля, изменя и преиздава вече издаденото работно разрешително </w:t>
      </w:r>
      <w:r w:rsidRPr="00263AE6">
        <w:t>“</w:t>
      </w:r>
      <w:r>
        <w:rPr>
          <w:lang w:val="en-US"/>
        </w:rPr>
        <w:t>DS</w:t>
      </w:r>
      <w:r w:rsidRPr="00263AE6">
        <w:t>-2019”.</w:t>
      </w:r>
    </w:p>
    <w:p w14:paraId="38C212ED" w14:textId="77777777" w:rsidR="00442AFE" w:rsidRDefault="00442AFE" w:rsidP="00641989">
      <w:pPr>
        <w:spacing w:after="120" w:line="276" w:lineRule="auto"/>
        <w:jc w:val="both"/>
      </w:pPr>
    </w:p>
    <w:p w14:paraId="7048E7B3" w14:textId="77777777" w:rsidR="00442AFE" w:rsidRDefault="00442AFE" w:rsidP="00641989">
      <w:pPr>
        <w:spacing w:after="120" w:line="276" w:lineRule="auto"/>
        <w:jc w:val="both"/>
      </w:pPr>
    </w:p>
    <w:p w14:paraId="3606B66C" w14:textId="77777777" w:rsidR="00442AFE" w:rsidRPr="00442AFE" w:rsidRDefault="00442AFE" w:rsidP="00641989">
      <w:pPr>
        <w:spacing w:after="120" w:line="276" w:lineRule="auto"/>
        <w:jc w:val="both"/>
      </w:pPr>
    </w:p>
    <w:p w14:paraId="2CC9F647" w14:textId="77777777" w:rsidR="00B8122A" w:rsidRPr="00263AE6" w:rsidRDefault="00B8122A" w:rsidP="00641989">
      <w:pPr>
        <w:spacing w:after="120" w:line="276" w:lineRule="auto"/>
        <w:jc w:val="both"/>
      </w:pPr>
    </w:p>
    <w:p w14:paraId="453D141C" w14:textId="77777777" w:rsidR="001B0255" w:rsidRPr="00A92CD4" w:rsidRDefault="001B0255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ФИНАНСОВИ УСЛОВИЯ И СРОКОВЕ</w:t>
      </w:r>
    </w:p>
    <w:p w14:paraId="533957F4" w14:textId="386C7202" w:rsidR="001B0255" w:rsidRPr="00C14843" w:rsidRDefault="001B0255" w:rsidP="001B0255">
      <w:pPr>
        <w:spacing w:after="120" w:line="276" w:lineRule="auto"/>
        <w:ind w:firstLine="720"/>
        <w:jc w:val="both"/>
      </w:pPr>
      <w:ins w:id="5" w:author="Microsoft Word" w:date="2023-12-12T13:28:00Z">
        <w:r w:rsidRPr="0092024F">
          <w:rPr>
            <w:b/>
            <w:color w:val="000000" w:themeColor="text1"/>
            <w:u w:val="single"/>
          </w:rPr>
          <w:t>Чл</w:t>
        </w:r>
      </w:ins>
      <w:r w:rsidRPr="0092024F">
        <w:rPr>
          <w:b/>
          <w:color w:val="000000" w:themeColor="text1"/>
        </w:rPr>
        <w:t xml:space="preserve">. </w:t>
      </w:r>
      <w:r w:rsidR="006215AE">
        <w:rPr>
          <w:b/>
        </w:rPr>
        <w:t>9</w:t>
      </w:r>
      <w:r w:rsidRPr="00195A02">
        <w:rPr>
          <w:b/>
        </w:rPr>
        <w:t>.</w:t>
      </w:r>
      <w:r>
        <w:t xml:space="preserve"> </w:t>
      </w:r>
      <w:r w:rsidRPr="005F2B8D">
        <w:t>Дължимата такса е в размер на</w:t>
      </w:r>
      <w:r>
        <w:rPr>
          <w:color w:val="FF0000"/>
        </w:rPr>
        <w:t xml:space="preserve"> </w:t>
      </w:r>
      <w:r w:rsidRPr="001B3487">
        <w:rPr>
          <w:b/>
          <w:color w:val="FF0000"/>
        </w:rPr>
        <w:t>$1</w:t>
      </w:r>
      <w:r w:rsidR="002B4BB4">
        <w:rPr>
          <w:b/>
          <w:color w:val="FF0000"/>
          <w:lang w:val="en-US"/>
        </w:rPr>
        <w:t>7</w:t>
      </w:r>
      <w:r w:rsidR="001D30F6">
        <w:rPr>
          <w:b/>
          <w:color w:val="FF0000"/>
        </w:rPr>
        <w:t>50</w:t>
      </w:r>
      <w:r w:rsidRPr="001B3487">
        <w:rPr>
          <w:b/>
          <w:color w:val="FF0000"/>
        </w:rPr>
        <w:t xml:space="preserve"> /хиляда </w:t>
      </w:r>
      <w:r w:rsidR="002B4BB4">
        <w:rPr>
          <w:b/>
          <w:color w:val="FF0000"/>
        </w:rPr>
        <w:t>седемстотин</w:t>
      </w:r>
      <w:r w:rsidR="007E4CF9">
        <w:rPr>
          <w:b/>
          <w:color w:val="FF0000"/>
        </w:rPr>
        <w:t xml:space="preserve"> </w:t>
      </w:r>
      <w:r w:rsidRPr="001B3487">
        <w:rPr>
          <w:b/>
          <w:color w:val="FF0000"/>
        </w:rPr>
        <w:t xml:space="preserve">и </w:t>
      </w:r>
      <w:r w:rsidR="001D30F6">
        <w:rPr>
          <w:b/>
          <w:color w:val="FF0000"/>
        </w:rPr>
        <w:t xml:space="preserve">петдесет </w:t>
      </w:r>
      <w:r>
        <w:rPr>
          <w:b/>
          <w:color w:val="FF0000"/>
        </w:rPr>
        <w:t>щатски долара</w:t>
      </w:r>
      <w:r w:rsidRPr="00195A02">
        <w:rPr>
          <w:b/>
        </w:rPr>
        <w:t>/</w:t>
      </w:r>
      <w:r w:rsidRPr="00263AE6">
        <w:t xml:space="preserve">. </w:t>
      </w:r>
      <w:r>
        <w:t xml:space="preserve">Таксата </w:t>
      </w:r>
      <w:r w:rsidR="00F7478A">
        <w:t>се заплаща</w:t>
      </w:r>
      <w:r>
        <w:t xml:space="preserve"> на 5 етапа</w:t>
      </w:r>
      <w:r w:rsidR="009A2B96">
        <w:t xml:space="preserve"> </w:t>
      </w:r>
      <w:r>
        <w:t>по следния начин:</w:t>
      </w:r>
    </w:p>
    <w:p w14:paraId="684B6EA3" w14:textId="4B1D1427" w:rsidR="001B0255" w:rsidRPr="009C3B16" w:rsidRDefault="001B0255" w:rsidP="009E0C04">
      <w:pPr>
        <w:spacing w:after="120" w:line="276" w:lineRule="auto"/>
        <w:jc w:val="both"/>
      </w:pPr>
      <w:r w:rsidRPr="00195A02">
        <w:rPr>
          <w:b/>
        </w:rPr>
        <w:t>ВЪЗЛОЖИТЕЛЯТ</w:t>
      </w:r>
      <w:r>
        <w:t xml:space="preserve"> следва да </w:t>
      </w:r>
      <w:r w:rsidR="00761437">
        <w:t>направи</w:t>
      </w:r>
      <w:r>
        <w:t xml:space="preserve"> плащането по банков път по сметка на </w:t>
      </w:r>
      <w:r w:rsidRPr="00195A02">
        <w:rPr>
          <w:b/>
        </w:rPr>
        <w:t>ДРУЖЕСТВОТО</w:t>
      </w:r>
      <w:r>
        <w:t xml:space="preserve"> в „Първа Инвестиционна Банка‘‘ АД с </w:t>
      </w:r>
      <w:r>
        <w:rPr>
          <w:lang w:val="en-US"/>
        </w:rPr>
        <w:t>IBAN</w:t>
      </w:r>
      <w:r>
        <w:t xml:space="preserve">: </w:t>
      </w:r>
      <w:r>
        <w:rPr>
          <w:lang w:val="en-US"/>
        </w:rPr>
        <w:t>BG</w:t>
      </w:r>
      <w:r>
        <w:t>75</w:t>
      </w:r>
      <w:r>
        <w:rPr>
          <w:lang w:val="en-US"/>
        </w:rPr>
        <w:t>FINV</w:t>
      </w:r>
      <w:r>
        <w:t>91501016612611 с титуляр АГЕНЦИЯ ЗА МЕЖДУНАРОДНА МОБИЛНОСТ ООД;</w:t>
      </w:r>
      <w:r w:rsidR="009E0C04">
        <w:br/>
        <w:t xml:space="preserve">           </w:t>
      </w:r>
      <w:r w:rsidR="006215AE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E26522">
        <w:t xml:space="preserve">Етап 1: Депозит от $200 /двеста щатски долара/, от които </w:t>
      </w:r>
      <w:r w:rsidRPr="00E26522">
        <w:rPr>
          <w:color w:val="000000"/>
        </w:rPr>
        <w:t>$</w:t>
      </w:r>
      <w:r w:rsidR="00981665" w:rsidRPr="00E26522">
        <w:rPr>
          <w:color w:val="000000"/>
        </w:rPr>
        <w:t>100</w:t>
      </w:r>
      <w:r w:rsidRPr="00E26522">
        <w:rPr>
          <w:color w:val="000000"/>
        </w:rPr>
        <w:t xml:space="preserve"> (</w:t>
      </w:r>
      <w:r w:rsidR="00981665" w:rsidRPr="00E26522">
        <w:rPr>
          <w:color w:val="000000"/>
        </w:rPr>
        <w:t>сто</w:t>
      </w:r>
      <w:r w:rsidRPr="00E26522">
        <w:rPr>
          <w:color w:val="000000"/>
        </w:rPr>
        <w:t xml:space="preserve"> долара) такса за разглеждане и одобрение на документите му за</w:t>
      </w:r>
      <w:r w:rsidRPr="00E26522">
        <w:rPr>
          <w:color w:val="000000"/>
          <w:u w:val="single"/>
        </w:rPr>
        <w:t xml:space="preserve"> </w:t>
      </w:r>
      <w:r w:rsidRPr="00A92CD4">
        <w:t>издаване на работно разрешително „</w:t>
      </w:r>
      <w:r w:rsidRPr="00A92CD4">
        <w:rPr>
          <w:lang w:val="en-US"/>
        </w:rPr>
        <w:t>DS</w:t>
      </w:r>
      <w:r w:rsidRPr="00841170">
        <w:t>-2019”</w:t>
      </w:r>
      <w:r w:rsidRPr="00A92CD4">
        <w:t xml:space="preserve"> и </w:t>
      </w:r>
      <w:r w:rsidRPr="00841170">
        <w:t>“</w:t>
      </w:r>
      <w:r w:rsidRPr="00A92CD4">
        <w:rPr>
          <w:lang w:val="en-US"/>
        </w:rPr>
        <w:t>J</w:t>
      </w:r>
      <w:r w:rsidRPr="00841170">
        <w:t xml:space="preserve">1 </w:t>
      </w:r>
      <w:r w:rsidRPr="00A92CD4">
        <w:t>виза</w:t>
      </w:r>
      <w:r w:rsidRPr="00841170">
        <w:t>”</w:t>
      </w:r>
      <w:r>
        <w:t xml:space="preserve"> от </w:t>
      </w:r>
      <w:r w:rsidRPr="005360CA">
        <w:rPr>
          <w:b/>
        </w:rPr>
        <w:t>ИЗПЪЛНИТЕЛЯ</w:t>
      </w:r>
      <w:r>
        <w:rPr>
          <w:color w:val="000000"/>
          <w:u w:val="single"/>
        </w:rPr>
        <w:t xml:space="preserve"> </w:t>
      </w:r>
      <w:r>
        <w:t xml:space="preserve">или равностойността им в лева по курс </w:t>
      </w:r>
      <w:r w:rsidR="009A2B96" w:rsidRPr="009A2B96">
        <w:rPr>
          <w:b/>
          <w:bCs/>
        </w:rPr>
        <w:t>ПРОДАВА</w:t>
      </w:r>
      <w:r>
        <w:t xml:space="preserve"> на </w:t>
      </w:r>
      <w:r w:rsidRPr="00841170">
        <w:t>“</w:t>
      </w:r>
      <w:r>
        <w:t>Първа инвестиционна банка</w:t>
      </w:r>
      <w:r w:rsidRPr="00841170">
        <w:t>”</w:t>
      </w:r>
      <w:r>
        <w:t xml:space="preserve"> АД за деня в срок до </w:t>
      </w:r>
      <w:r w:rsidR="007815D0" w:rsidRPr="007815D0">
        <w:t xml:space="preserve">5 работни </w:t>
      </w:r>
      <w:r w:rsidRPr="007815D0">
        <w:t>дни</w:t>
      </w:r>
      <w:r>
        <w:t xml:space="preserve"> от подписване на настоящия договор.</w:t>
      </w:r>
    </w:p>
    <w:p w14:paraId="30E05927" w14:textId="2CDEDD1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.2.</w:t>
      </w:r>
      <w:r w:rsidR="001B0255">
        <w:t xml:space="preserve"> Остатъкът </w:t>
      </w:r>
      <w:r w:rsidR="001B0255" w:rsidRPr="00195A02">
        <w:t xml:space="preserve">от </w:t>
      </w:r>
      <w:r w:rsidR="001B0255" w:rsidRPr="006A4413">
        <w:rPr>
          <w:b/>
        </w:rPr>
        <w:t>$</w:t>
      </w:r>
      <w:r w:rsidR="001B0255" w:rsidRPr="001B3487">
        <w:rPr>
          <w:b/>
          <w:color w:val="FF0000"/>
        </w:rPr>
        <w:t>1</w:t>
      </w:r>
      <w:r w:rsidR="002B4BB4">
        <w:rPr>
          <w:b/>
          <w:color w:val="FF0000"/>
        </w:rPr>
        <w:t>5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/хиляда</w:t>
      </w:r>
      <w:r w:rsidR="007F3C1B">
        <w:rPr>
          <w:b/>
          <w:color w:val="FF0000"/>
        </w:rPr>
        <w:t xml:space="preserve"> </w:t>
      </w:r>
      <w:r w:rsidR="002B4BB4">
        <w:rPr>
          <w:b/>
          <w:color w:val="FF0000"/>
        </w:rPr>
        <w:t>петстотин</w:t>
      </w:r>
      <w:r w:rsidR="007F3C1B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6A4413">
        <w:rPr>
          <w:b/>
        </w:rPr>
        <w:t>/</w:t>
      </w:r>
      <w:r w:rsidR="001B0255" w:rsidRPr="006A4413">
        <w:t xml:space="preserve"> </w:t>
      </w:r>
      <w:r w:rsidR="001B0255">
        <w:t xml:space="preserve">е дължим на вноски, както следва: </w:t>
      </w:r>
    </w:p>
    <w:p w14:paraId="29C90343" w14:textId="59D7E676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.2.1.</w:t>
      </w:r>
      <w:r w:rsidR="001B0255" w:rsidRPr="00841170">
        <w:t xml:space="preserve"> </w:t>
      </w:r>
      <w:r w:rsidR="001B0255">
        <w:t xml:space="preserve">Етап 2: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30 календарни дни от подписване на настоящия догов</w:t>
      </w:r>
      <w:r w:rsidR="001B0255">
        <w:rPr>
          <w:lang w:val="en-US"/>
        </w:rPr>
        <w:t>o</w:t>
      </w:r>
      <w:r w:rsidR="001B0255">
        <w:t>р.</w:t>
      </w:r>
    </w:p>
    <w:p w14:paraId="1F8EEFDE" w14:textId="085BFCF0" w:rsidR="001B0255" w:rsidRPr="00841170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.2.2.</w:t>
      </w:r>
      <w:r w:rsidR="001B0255">
        <w:t xml:space="preserve"> Етап 3: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60 календарни дни от подписване на настоящия договор</w:t>
      </w:r>
      <w:r w:rsidR="001B0255" w:rsidRPr="00841170">
        <w:t>.</w:t>
      </w:r>
    </w:p>
    <w:p w14:paraId="4994D8E9" w14:textId="4779B307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.2.3.</w:t>
      </w:r>
      <w:r w:rsidR="001B0255" w:rsidRPr="00841170">
        <w:t xml:space="preserve"> </w:t>
      </w:r>
      <w:r w:rsidR="001B0255">
        <w:t xml:space="preserve"> Етап 4: остатъкът в размер на </w:t>
      </w:r>
      <w:r w:rsidR="001B0255" w:rsidRPr="001B3487">
        <w:rPr>
          <w:b/>
          <w:color w:val="FF0000"/>
        </w:rPr>
        <w:t>$</w:t>
      </w:r>
      <w:r w:rsidR="00191A26">
        <w:rPr>
          <w:b/>
          <w:color w:val="FF0000"/>
        </w:rPr>
        <w:t>9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</w:t>
      </w:r>
      <w:r w:rsidR="00191A26">
        <w:rPr>
          <w:b/>
          <w:color w:val="FF0000"/>
        </w:rPr>
        <w:t>деветстотин</w:t>
      </w:r>
      <w:r w:rsidR="001B0255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4E7688">
        <w:rPr>
          <w:b/>
        </w:rPr>
        <w:t>/</w:t>
      </w:r>
      <w:r w:rsidR="001B0255" w:rsidRPr="004E7688">
        <w:t xml:space="preserve"> </w:t>
      </w:r>
      <w:r w:rsidR="001B0255" w:rsidRPr="00AC0401">
        <w:rPr>
          <w:b/>
        </w:rPr>
        <w:t>ВЪЗЛОЖИТЕЛЯТ</w:t>
      </w:r>
      <w:r w:rsidR="001B0255">
        <w:t xml:space="preserve"> следва да плати на </w:t>
      </w:r>
      <w:r w:rsidR="001B0255" w:rsidRPr="00AC0401">
        <w:rPr>
          <w:b/>
        </w:rPr>
        <w:t>ИЗПЪЛНИТЕЛЯ</w:t>
      </w:r>
      <w:r w:rsidR="001B0255">
        <w:t xml:space="preserve"> </w:t>
      </w:r>
      <w:r w:rsidR="008E2AF5">
        <w:t>до</w:t>
      </w:r>
      <w:r w:rsidR="001B0255">
        <w:t xml:space="preserve"> 3 работни дни от уведомлението от </w:t>
      </w:r>
      <w:r w:rsidR="001B0255" w:rsidRPr="00AC0401">
        <w:rPr>
          <w:b/>
        </w:rPr>
        <w:t>ИЗПЪЛНИТЕЛЯ</w:t>
      </w:r>
      <w:r w:rsidR="001B0255">
        <w:t xml:space="preserve"> за готовност за подаване на пълния комплект документи за издаване на работното разрешително „</w:t>
      </w:r>
      <w:r w:rsidR="001B0255">
        <w:rPr>
          <w:lang w:val="en-US"/>
        </w:rPr>
        <w:t>DS</w:t>
      </w:r>
      <w:r w:rsidR="001B0255" w:rsidRPr="00841170">
        <w:t>-</w:t>
      </w:r>
      <w:r w:rsidR="001B0255">
        <w:t>2019“</w:t>
      </w:r>
      <w:r w:rsidR="001B0255" w:rsidRPr="0074008C">
        <w:t xml:space="preserve"> </w:t>
      </w:r>
      <w:r w:rsidR="001B0255" w:rsidRPr="00AC0401">
        <w:t>(подписана и одобрена работна оферта от американски работодател, уверение за редовно записан семестър, снимки</w:t>
      </w:r>
      <w:r w:rsidR="001B0255">
        <w:t>, паспорт, академична справка, платена визова такса</w:t>
      </w:r>
      <w:r w:rsidR="001B0255" w:rsidRPr="00AC0401">
        <w:t>)</w:t>
      </w:r>
      <w:r w:rsidR="001B0255">
        <w:t xml:space="preserve">, за което </w:t>
      </w:r>
      <w:r w:rsidR="001B0255" w:rsidRPr="00AC0401">
        <w:rPr>
          <w:b/>
        </w:rPr>
        <w:t>ИЗПЪЛНИТЕЛЯТ</w:t>
      </w:r>
      <w:r w:rsidR="001B0255">
        <w:t xml:space="preserve"> уведомява </w:t>
      </w:r>
      <w:r w:rsidR="001B0255" w:rsidRPr="00AC0401">
        <w:rPr>
          <w:b/>
        </w:rPr>
        <w:t>ВЪЗЛОЖИТЕЛЯ</w:t>
      </w:r>
      <w:r w:rsidR="001B0255">
        <w:t xml:space="preserve">. За избягване на всяко съмнение, ако </w:t>
      </w:r>
      <w:r w:rsidR="001B0255" w:rsidRPr="00AC0401">
        <w:rPr>
          <w:b/>
        </w:rPr>
        <w:t>ВЪЗЛОЖИТЕЛЯТ</w:t>
      </w:r>
      <w:r w:rsidR="001B0255">
        <w:t xml:space="preserve"> не заплати остатъка по настоящата точка в срока, указан от </w:t>
      </w:r>
      <w:r w:rsidR="001B0255" w:rsidRPr="00AC0401">
        <w:rPr>
          <w:b/>
        </w:rPr>
        <w:t>ИЗПЪЛНИТЕЛЯ</w:t>
      </w:r>
      <w:r w:rsidR="001B0255">
        <w:t xml:space="preserve">, последният има право да прекрати едностранно настоящия договор и да задържи всички платени по него суми. </w:t>
      </w:r>
    </w:p>
    <w:p w14:paraId="6E524480" w14:textId="74ADF45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>
        <w:rPr>
          <w:b/>
        </w:rPr>
        <w:t>.</w:t>
      </w:r>
      <w:r w:rsidR="00787A79">
        <w:rPr>
          <w:b/>
        </w:rPr>
        <w:t>3</w:t>
      </w:r>
      <w:r w:rsidR="001B0255">
        <w:rPr>
          <w:b/>
        </w:rPr>
        <w:t>.</w:t>
      </w:r>
      <w:r w:rsidR="001B0255" w:rsidRPr="00841170">
        <w:t xml:space="preserve"> </w:t>
      </w:r>
      <w:r w:rsidR="001B0255">
        <w:t xml:space="preserve"> Етап 5: Такса за Кандидатстване за Виза и </w:t>
      </w:r>
      <w:r w:rsidR="00297005">
        <w:t>з</w:t>
      </w:r>
      <w:r w:rsidR="001B0255">
        <w:t>акупуване на Самолетен билет</w:t>
      </w:r>
      <w:r w:rsidR="00297005">
        <w:t>,</w:t>
      </w:r>
      <w:r w:rsidR="001B0255">
        <w:t xml:space="preserve"> платими до настъпването </w:t>
      </w:r>
      <w:r w:rsidR="001B0255" w:rsidRPr="00EE282A">
        <w:t>на по-ранното от:</w:t>
      </w:r>
      <w:r w:rsidR="001B0255">
        <w:t xml:space="preserve"> </w:t>
      </w:r>
    </w:p>
    <w:p w14:paraId="651AC4E1" w14:textId="77777777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t xml:space="preserve">А. 3 работни дни от уведомлението на </w:t>
      </w:r>
      <w:r w:rsidRPr="00AC0401">
        <w:rPr>
          <w:b/>
        </w:rPr>
        <w:t>ИЗПЪЛНИТЕЛЯ</w:t>
      </w:r>
      <w:r>
        <w:rPr>
          <w:b/>
        </w:rPr>
        <w:t xml:space="preserve"> </w:t>
      </w:r>
      <w:r w:rsidRPr="00765A1C">
        <w:rPr>
          <w:bCs/>
        </w:rPr>
        <w:t>за възможност за насрочване на визово интервю.</w:t>
      </w:r>
    </w:p>
    <w:p w14:paraId="4EFFD89C" w14:textId="442BBD80" w:rsidR="001B0255" w:rsidRPr="00263AE6" w:rsidRDefault="001B0255" w:rsidP="001B0255">
      <w:pPr>
        <w:spacing w:after="120" w:line="276" w:lineRule="auto"/>
        <w:ind w:firstLine="708"/>
        <w:jc w:val="both"/>
      </w:pPr>
      <w:r>
        <w:rPr>
          <w:bCs/>
        </w:rPr>
        <w:t xml:space="preserve">Б. Изтичане на срок от 30 дни от датата на издаване на </w:t>
      </w:r>
      <w:r w:rsidR="00E27D9A">
        <w:rPr>
          <w:bCs/>
        </w:rPr>
        <w:t>работно разрешително</w:t>
      </w:r>
      <w:r>
        <w:rPr>
          <w:bCs/>
        </w:rPr>
        <w:t xml:space="preserve"> </w:t>
      </w:r>
      <w:r>
        <w:rPr>
          <w:bCs/>
          <w:lang w:val="en-US"/>
        </w:rPr>
        <w:t>DS</w:t>
      </w:r>
      <w:r w:rsidRPr="00263AE6">
        <w:rPr>
          <w:bCs/>
        </w:rPr>
        <w:t>-2019.</w:t>
      </w:r>
    </w:p>
    <w:p w14:paraId="4825AF97" w14:textId="131362F1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t>След като получи и подпише сво</w:t>
      </w:r>
      <w:r w:rsidR="00382397">
        <w:t>ето</w:t>
      </w:r>
      <w:r>
        <w:t xml:space="preserve"> </w:t>
      </w:r>
      <w:r w:rsidR="00382397">
        <w:t>работно разрешително</w:t>
      </w:r>
      <w:r w:rsidRPr="00263AE6">
        <w:t xml:space="preserve"> </w:t>
      </w:r>
      <w:r w:rsidR="00297005">
        <w:t>„</w:t>
      </w:r>
      <w:r>
        <w:rPr>
          <w:lang w:val="en-US"/>
        </w:rPr>
        <w:t>DS</w:t>
      </w:r>
      <w:r w:rsidRPr="00263AE6">
        <w:t>-2019</w:t>
      </w:r>
      <w:r w:rsidR="00297005">
        <w:t>“</w:t>
      </w:r>
      <w:r w:rsidRPr="00263AE6">
        <w:t xml:space="preserve">, </w:t>
      </w:r>
      <w:r>
        <w:t xml:space="preserve">участникът следва да кандидатства за издаване на американска неемигрантска виза </w:t>
      </w:r>
      <w:r>
        <w:rPr>
          <w:lang w:val="en-US"/>
        </w:rPr>
        <w:t>J</w:t>
      </w:r>
      <w:r w:rsidRPr="00263AE6">
        <w:t xml:space="preserve">-1. </w:t>
      </w:r>
      <w:r>
        <w:t>Участникът следва да предостави документите, необходими за кандидатстване за Американска виза, включително оригинал на документ</w:t>
      </w:r>
      <w:r w:rsidR="007815D0">
        <w:t>,</w:t>
      </w:r>
      <w:r>
        <w:t xml:space="preserve"> удостоверяващ платената </w:t>
      </w:r>
      <w:r w:rsidR="007815D0">
        <w:rPr>
          <w:color w:val="000000"/>
        </w:rPr>
        <w:t>т</w:t>
      </w:r>
      <w:r>
        <w:rPr>
          <w:color w:val="000000"/>
        </w:rPr>
        <w:t xml:space="preserve">акса за визово интервю в Посолството на САЩ в България. Тази такса не е включена в посочената цена на програмата и се заплаща допълнително от </w:t>
      </w:r>
      <w:r w:rsidRPr="00195A02">
        <w:rPr>
          <w:b/>
          <w:color w:val="000000"/>
        </w:rPr>
        <w:t>ВЪЗЛОЖИТЕЛЯ</w:t>
      </w:r>
      <w:r>
        <w:rPr>
          <w:color w:val="000000"/>
        </w:rPr>
        <w:t xml:space="preserve">. </w:t>
      </w:r>
    </w:p>
    <w:p w14:paraId="68CE024E" w14:textId="562FDBFE" w:rsidR="001B0255" w:rsidRDefault="00787A79" w:rsidP="001B0255">
      <w:pPr>
        <w:spacing w:after="120" w:line="276" w:lineRule="auto"/>
        <w:ind w:firstLine="708"/>
        <w:jc w:val="both"/>
        <w:rPr>
          <w:color w:val="000000"/>
        </w:rPr>
      </w:pPr>
      <w:r w:rsidRPr="00787A79">
        <w:rPr>
          <w:b/>
          <w:bCs/>
          <w:color w:val="000000"/>
        </w:rPr>
        <w:t>9</w:t>
      </w:r>
      <w:r w:rsidR="001B0255" w:rsidRPr="00787A79">
        <w:rPr>
          <w:b/>
          <w:bCs/>
          <w:color w:val="000000"/>
        </w:rPr>
        <w:t>.</w:t>
      </w:r>
      <w:r>
        <w:rPr>
          <w:b/>
          <w:bCs/>
          <w:color w:val="000000"/>
        </w:rPr>
        <w:t>4</w:t>
      </w:r>
      <w:r w:rsidR="001B0255" w:rsidRPr="00787A79">
        <w:rPr>
          <w:b/>
          <w:bCs/>
          <w:color w:val="000000"/>
        </w:rPr>
        <w:t>.</w:t>
      </w:r>
      <w:r w:rsidR="001B0255">
        <w:rPr>
          <w:color w:val="000000"/>
        </w:rPr>
        <w:t xml:space="preserve"> Самолетен билет – Цената на самолетния билет и относимите към него летищни</w:t>
      </w:r>
      <w:r w:rsidR="007815D0">
        <w:rPr>
          <w:color w:val="000000"/>
        </w:rPr>
        <w:t xml:space="preserve"> такси</w:t>
      </w:r>
      <w:r w:rsidR="001B0255">
        <w:rPr>
          <w:color w:val="000000"/>
        </w:rPr>
        <w:t xml:space="preserve"> се заплащат</w:t>
      </w:r>
      <w:r w:rsidR="007815D0">
        <w:rPr>
          <w:color w:val="000000"/>
        </w:rPr>
        <w:t xml:space="preserve"> </w:t>
      </w:r>
      <w:r w:rsidR="001B0255">
        <w:rPr>
          <w:color w:val="000000"/>
        </w:rPr>
        <w:t xml:space="preserve">както следва: </w:t>
      </w:r>
    </w:p>
    <w:p w14:paraId="423B4AFE" w14:textId="742E956F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rPr>
          <w:color w:val="000000"/>
        </w:rPr>
        <w:t xml:space="preserve">А. депозит 300 (триста) лева, който е платим при заплащане на вноската по чл. </w:t>
      </w:r>
      <w:r w:rsidR="007815D0">
        <w:rPr>
          <w:color w:val="000000"/>
        </w:rPr>
        <w:t>9</w:t>
      </w:r>
      <w:r>
        <w:rPr>
          <w:color w:val="000000"/>
        </w:rPr>
        <w:t xml:space="preserve">.4. </w:t>
      </w:r>
    </w:p>
    <w:p w14:paraId="77B8D83F" w14:textId="3A27A854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rPr>
          <w:color w:val="000000"/>
        </w:rPr>
        <w:lastRenderedPageBreak/>
        <w:t xml:space="preserve">Б. остатък от стойността – в срок, определен от </w:t>
      </w:r>
      <w:r w:rsidRPr="00AC0401">
        <w:rPr>
          <w:b/>
        </w:rPr>
        <w:t>ИЗПЪЛНИТЕЛЯ</w:t>
      </w:r>
      <w:r w:rsidR="007815D0">
        <w:rPr>
          <w:b/>
        </w:rPr>
        <w:t>,</w:t>
      </w:r>
      <w:r>
        <w:rPr>
          <w:b/>
        </w:rPr>
        <w:t xml:space="preserve"> </w:t>
      </w:r>
      <w:r w:rsidRPr="00765A1C">
        <w:rPr>
          <w:bCs/>
        </w:rPr>
        <w:t>съобразно правилата на съответната авиокомпания.</w:t>
      </w:r>
    </w:p>
    <w:p w14:paraId="67D03AEE" w14:textId="03F1B564" w:rsidR="001B0255" w:rsidRPr="00263AE6" w:rsidRDefault="00787A79" w:rsidP="00F7478A">
      <w:pPr>
        <w:spacing w:after="120" w:line="276" w:lineRule="auto"/>
        <w:ind w:firstLine="708"/>
        <w:jc w:val="both"/>
        <w:rPr>
          <w:bCs/>
          <w:color w:val="000000"/>
        </w:rPr>
      </w:pPr>
      <w:r>
        <w:rPr>
          <w:b/>
          <w:color w:val="000000"/>
        </w:rPr>
        <w:t>9</w:t>
      </w:r>
      <w:r w:rsidR="001B0255" w:rsidRPr="00195A02">
        <w:rPr>
          <w:b/>
          <w:color w:val="000000"/>
        </w:rPr>
        <w:t>.</w:t>
      </w:r>
      <w:r w:rsidR="001B0255">
        <w:rPr>
          <w:b/>
          <w:color w:val="000000"/>
        </w:rPr>
        <w:t>5.</w:t>
      </w:r>
      <w:r w:rsidR="001B0255">
        <w:rPr>
          <w:color w:val="000000"/>
        </w:rPr>
        <w:t xml:space="preserve"> Таксата за визово интервю в Посолството на САЩ в България, не е</w:t>
      </w:r>
      <w:r w:rsidR="00323D9A">
        <w:rPr>
          <w:color w:val="000000"/>
        </w:rPr>
        <w:t xml:space="preserve"> </w:t>
      </w:r>
      <w:r w:rsidR="001B0255">
        <w:rPr>
          <w:color w:val="000000"/>
        </w:rPr>
        <w:t xml:space="preserve">включена в посочената цена и се заплащат допълнително от </w:t>
      </w:r>
      <w:r w:rsidR="001B0255" w:rsidRPr="00195A02">
        <w:rPr>
          <w:b/>
          <w:color w:val="000000"/>
        </w:rPr>
        <w:t>ВЪЗЛОЖИТЕЛЯ</w:t>
      </w:r>
      <w:r w:rsidR="001B0255">
        <w:rPr>
          <w:color w:val="000000"/>
        </w:rPr>
        <w:t xml:space="preserve"> в срок от 3 дни, след уведомление от </w:t>
      </w:r>
      <w:r w:rsidR="001B0255" w:rsidRPr="00AC0401">
        <w:rPr>
          <w:b/>
        </w:rPr>
        <w:t>ИЗПЪЛНИТЕЛЯ</w:t>
      </w:r>
      <w:r w:rsidR="001B0255">
        <w:rPr>
          <w:b/>
        </w:rPr>
        <w:t xml:space="preserve"> </w:t>
      </w:r>
      <w:r w:rsidR="001B0255" w:rsidRPr="00765A1C">
        <w:rPr>
          <w:bCs/>
        </w:rPr>
        <w:t>за готовност за насрочване на интервю за виза.</w:t>
      </w:r>
    </w:p>
    <w:p w14:paraId="3A71A104" w14:textId="5B6EC113" w:rsidR="001B0255" w:rsidRDefault="00787A79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</w:t>
      </w:r>
      <w:r w:rsidR="001B0255">
        <w:rPr>
          <w:b/>
        </w:rPr>
        <w:t>6.</w:t>
      </w:r>
      <w:r w:rsidR="001B0255">
        <w:t xml:space="preserve"> </w:t>
      </w:r>
      <w:r w:rsidR="001B0255">
        <w:rPr>
          <w:lang w:val="en-US"/>
        </w:rPr>
        <w:t>T</w:t>
      </w:r>
      <w:r w:rsidR="001B0255" w:rsidRPr="00193A24">
        <w:t>акса SEVIS</w:t>
      </w:r>
      <w:r w:rsidR="001B0255" w:rsidRPr="00841170">
        <w:t>,</w:t>
      </w:r>
      <w:r w:rsidR="001B0255">
        <w:t xml:space="preserve"> </w:t>
      </w:r>
      <w:r w:rsidR="001B0255" w:rsidRPr="00193A24">
        <w:t xml:space="preserve">в размер на </w:t>
      </w:r>
      <w:r w:rsidR="001B0255" w:rsidRPr="00195A02">
        <w:rPr>
          <w:b/>
        </w:rPr>
        <w:t>$35 /тридесет и пет щатски долара/</w:t>
      </w:r>
      <w:r w:rsidR="001B0255">
        <w:t>,</w:t>
      </w:r>
      <w:r w:rsidR="001B0255" w:rsidRPr="00841170">
        <w:t xml:space="preserve"> </w:t>
      </w:r>
      <w:r w:rsidR="001B0255">
        <w:t xml:space="preserve">се дължи в срок до </w:t>
      </w:r>
      <w:r w:rsidR="007815D0">
        <w:t>5 работни</w:t>
      </w:r>
      <w:r w:rsidR="001B0255" w:rsidRPr="007815D0">
        <w:t xml:space="preserve"> дни</w:t>
      </w:r>
      <w:r w:rsidR="001B0255">
        <w:t xml:space="preserve"> от подписване на настоящия договор по горепосочената сметка на </w:t>
      </w:r>
      <w:r w:rsidR="00EE282A">
        <w:t>Дружеството.</w:t>
      </w:r>
    </w:p>
    <w:p w14:paraId="60671964" w14:textId="5349BFAE" w:rsidR="008C65FA" w:rsidRDefault="00787A79" w:rsidP="001B0255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8C65FA" w:rsidRPr="00787A79">
        <w:rPr>
          <w:b/>
          <w:bCs/>
        </w:rPr>
        <w:t>.7.</w:t>
      </w:r>
      <w:r w:rsidR="008C65FA">
        <w:t xml:space="preserve"> Участникът може да ползва </w:t>
      </w:r>
      <w:r w:rsidR="000701AD">
        <w:t>следните допълнителни права, които не са включени в цената на програмата</w:t>
      </w:r>
      <w:r w:rsidR="00513EC5">
        <w:t xml:space="preserve"> в член </w:t>
      </w:r>
      <w:r w:rsidR="007815D0">
        <w:t>9</w:t>
      </w:r>
      <w:r w:rsidR="00513EC5">
        <w:t xml:space="preserve">, при доплащане, както следва: </w:t>
      </w:r>
    </w:p>
    <w:p w14:paraId="15C98E41" w14:textId="42F1D4B0" w:rsidR="00513EC5" w:rsidRDefault="00787A79" w:rsidP="001B0255">
      <w:pPr>
        <w:spacing w:after="120" w:line="276" w:lineRule="auto"/>
        <w:ind w:firstLine="708"/>
        <w:jc w:val="both"/>
      </w:pPr>
      <w:r>
        <w:rPr>
          <w:b/>
          <w:bCs/>
        </w:rPr>
        <w:t>9</w:t>
      </w:r>
      <w:r w:rsidR="00981BAD" w:rsidRPr="00787A79">
        <w:rPr>
          <w:b/>
          <w:bCs/>
        </w:rPr>
        <w:t>.7.1.</w:t>
      </w:r>
      <w:r w:rsidR="00981BAD">
        <w:t xml:space="preserve"> право на явяване на допълнително интервю с американски работодател</w:t>
      </w:r>
      <w:r w:rsidR="007815D0">
        <w:t>,</w:t>
      </w:r>
      <w:r w:rsidR="00981BAD">
        <w:t xml:space="preserve"> </w:t>
      </w:r>
      <w:r w:rsidR="001E0520">
        <w:t>срещу невъз</w:t>
      </w:r>
      <w:r w:rsidR="007815D0">
        <w:t>с</w:t>
      </w:r>
      <w:r w:rsidR="001E0520">
        <w:t xml:space="preserve">тановима такса от </w:t>
      </w:r>
      <w:r w:rsidR="007815D0">
        <w:t>$</w:t>
      </w:r>
      <w:r w:rsidR="001E0520">
        <w:t>100</w:t>
      </w:r>
      <w:r w:rsidR="00EE282A">
        <w:t xml:space="preserve"> </w:t>
      </w:r>
      <w:r w:rsidR="001E0520" w:rsidRPr="00263AE6">
        <w:t>(</w:t>
      </w:r>
      <w:r w:rsidR="001E0520">
        <w:t>сто щатски долара)</w:t>
      </w:r>
      <w:r w:rsidR="004E4AA2">
        <w:t xml:space="preserve">, която е платима в същия срок. </w:t>
      </w:r>
    </w:p>
    <w:p w14:paraId="76A91E54" w14:textId="1267F994" w:rsidR="007815D0" w:rsidRPr="00F909E7" w:rsidRDefault="00787A79" w:rsidP="00EE282A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4E4AA2" w:rsidRPr="00787A79">
        <w:rPr>
          <w:b/>
          <w:bCs/>
        </w:rPr>
        <w:t>.7.2.</w:t>
      </w:r>
      <w:r w:rsidR="004E4AA2">
        <w:t xml:space="preserve"> право на удължаване на сроковете за доплащане на вноските по чл. </w:t>
      </w:r>
      <w:r w:rsidR="007815D0">
        <w:t>9</w:t>
      </w:r>
      <w:r w:rsidR="005243D9">
        <w:t xml:space="preserve">. Това право може единствено да бъде закупено при пропускане на съответния срок за плащане, но само при съгласието на </w:t>
      </w:r>
      <w:r w:rsidR="005243D9" w:rsidRPr="00A566C9">
        <w:rPr>
          <w:b/>
          <w:bCs/>
        </w:rPr>
        <w:t>ИЗПЪЛНИТЕЛЯ</w:t>
      </w:r>
      <w:r w:rsidR="005243D9">
        <w:t xml:space="preserve">, срещу </w:t>
      </w:r>
      <w:r w:rsidR="00F909E7">
        <w:t xml:space="preserve">плащане на невъзстановима </w:t>
      </w:r>
      <w:r w:rsidR="005243D9">
        <w:t xml:space="preserve">сума от </w:t>
      </w:r>
      <w:r w:rsidR="007815D0">
        <w:t>$</w:t>
      </w:r>
      <w:r w:rsidR="005243D9">
        <w:t>50</w:t>
      </w:r>
      <w:r w:rsidR="00EE282A">
        <w:t xml:space="preserve"> </w:t>
      </w:r>
      <w:r w:rsidR="00F909E7" w:rsidRPr="00263AE6">
        <w:t>(</w:t>
      </w:r>
      <w:r w:rsidR="007815D0">
        <w:t>петдесет</w:t>
      </w:r>
      <w:r w:rsidR="00F909E7">
        <w:t xml:space="preserve"> щатски долара). </w:t>
      </w:r>
    </w:p>
    <w:p w14:paraId="7F03AD8F" w14:textId="77777777" w:rsidR="001B0255" w:rsidRPr="00263AE6" w:rsidRDefault="001B0255" w:rsidP="001B0255">
      <w:pPr>
        <w:spacing w:after="120" w:line="276" w:lineRule="auto"/>
        <w:ind w:firstLine="708"/>
        <w:jc w:val="both"/>
      </w:pPr>
    </w:p>
    <w:p w14:paraId="5A1C6520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ПРАВА И ЗАДЪЛЖЕНИЯ НА ИЗПЪЛНИТЕЛЯ</w:t>
      </w:r>
    </w:p>
    <w:p w14:paraId="2001AEFE" w14:textId="1DB7CF86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787A79">
        <w:rPr>
          <w:b/>
        </w:rPr>
        <w:t>10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е длъжен да запознае </w:t>
      </w:r>
      <w:r w:rsidRPr="00195A02">
        <w:rPr>
          <w:b/>
        </w:rPr>
        <w:t>ВЪЗЛОЖИТЕЛЯ</w:t>
      </w:r>
      <w:r>
        <w:t xml:space="preserve"> с възможностите за работа, условията за заминаване и пребиваване в САЩ.</w:t>
      </w:r>
    </w:p>
    <w:p w14:paraId="3870741C" w14:textId="4884472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11</w:t>
      </w:r>
      <w:r w:rsidR="005F2B0C" w:rsidRPr="00195A02">
        <w:rPr>
          <w:b/>
        </w:rPr>
        <w:t>.</w:t>
      </w:r>
      <w:r w:rsidR="005F2B0C">
        <w:t xml:space="preserve"> След намиране на работодател и представяне на всички необходими документи от страна на </w:t>
      </w:r>
      <w:r w:rsidR="005F2B0C" w:rsidRPr="00195A02">
        <w:rPr>
          <w:b/>
        </w:rPr>
        <w:t>ВЪЗЛОЖИТЕЛЯ</w:t>
      </w:r>
      <w:r w:rsidR="005F2B0C">
        <w:t>,</w:t>
      </w:r>
      <w:r w:rsidR="00E92F10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се задължава да му съдейства за издаване на </w:t>
      </w:r>
      <w:r w:rsidR="00806DBA">
        <w:t>работно разрешително</w:t>
      </w:r>
      <w:r w:rsidR="005F2B0C">
        <w:t xml:space="preserve"> </w:t>
      </w:r>
      <w:r w:rsidR="009E22E2" w:rsidRPr="00841170">
        <w:t>“</w:t>
      </w:r>
      <w:r w:rsidR="005F2B0C">
        <w:rPr>
          <w:lang w:val="en-US"/>
        </w:rPr>
        <w:t>DS</w:t>
      </w:r>
      <w:r w:rsidR="009E22E2" w:rsidRPr="00841170">
        <w:t>-</w:t>
      </w:r>
      <w:r w:rsidR="006A612B">
        <w:t>20</w:t>
      </w:r>
      <w:r w:rsidR="009E22E2" w:rsidRPr="00841170">
        <w:t>19”</w:t>
      </w:r>
      <w:r w:rsidR="005F2B0C">
        <w:t xml:space="preserve">, необходим за кандидатстване за </w:t>
      </w:r>
      <w:r w:rsidR="009E22E2">
        <w:t>„</w:t>
      </w:r>
      <w:r w:rsidR="005F2B0C">
        <w:rPr>
          <w:lang w:val="en-US"/>
        </w:rPr>
        <w:t>J</w:t>
      </w:r>
      <w:r w:rsidR="005F2B0C">
        <w:t>1 виз</w:t>
      </w:r>
      <w:r w:rsidR="00E92F10">
        <w:rPr>
          <w:lang w:val="en-US"/>
        </w:rPr>
        <w:t>a</w:t>
      </w:r>
      <w:r w:rsidR="00E92F10" w:rsidRPr="00841170">
        <w:t>”</w:t>
      </w:r>
      <w:r w:rsidR="007C144D">
        <w:t xml:space="preserve"> и</w:t>
      </w:r>
      <w:r w:rsidR="009E22E2">
        <w:t xml:space="preserve"> </w:t>
      </w:r>
      <w:r w:rsidR="00E92F10">
        <w:t xml:space="preserve">даващ право на </w:t>
      </w:r>
      <w:r w:rsidR="009E22E2">
        <w:t>редовни студенти</w:t>
      </w:r>
      <w:r w:rsidR="005F2B0C">
        <w:t xml:space="preserve"> на законен престой и работа в САЩ.</w:t>
      </w:r>
    </w:p>
    <w:p w14:paraId="58CAC236" w14:textId="432D0D06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12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предоставя на </w:t>
      </w:r>
      <w:r w:rsidR="005F2B0C" w:rsidRPr="00195A02">
        <w:rPr>
          <w:b/>
        </w:rPr>
        <w:t>ВЪЗЛОЖИТЕЛЯ</w:t>
      </w:r>
      <w:r w:rsidR="005F2B0C">
        <w:t xml:space="preserve"> информация, относно всички въпроси, които го интересуват във връзка с предмета на договора. </w:t>
      </w:r>
      <w:r w:rsidR="005F2B0C" w:rsidRPr="00195A02">
        <w:rPr>
          <w:b/>
          <w:color w:val="000000"/>
        </w:rPr>
        <w:t>ИЗПЪЛНИТЕЛЯТ</w:t>
      </w:r>
      <w:r w:rsidR="005F2B0C">
        <w:rPr>
          <w:color w:val="000000"/>
        </w:rPr>
        <w:t xml:space="preserve"> поддържа страница с адрес </w:t>
      </w:r>
      <w:hyperlink r:id="rId8" w:history="1">
        <w:r w:rsidR="000C7FF8" w:rsidRPr="000750BD">
          <w:rPr>
            <w:rStyle w:val="Hyperlink"/>
            <w:lang w:val="en-GB"/>
          </w:rPr>
          <w:t>http</w:t>
        </w:r>
        <w:r w:rsidR="000C7FF8" w:rsidRPr="000750BD">
          <w:rPr>
            <w:rStyle w:val="Hyperlink"/>
          </w:rPr>
          <w:t>://</w:t>
        </w:r>
        <w:r w:rsidR="000C7FF8" w:rsidRPr="000750BD">
          <w:rPr>
            <w:rStyle w:val="Hyperlink"/>
            <w:lang w:val="en-US"/>
          </w:rPr>
          <w:t>www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aimtravel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bg</w:t>
        </w:r>
      </w:hyperlink>
      <w:r w:rsidR="005F2B0C">
        <w:rPr>
          <w:color w:val="000000"/>
        </w:rPr>
        <w:t xml:space="preserve">, където </w:t>
      </w:r>
      <w:r w:rsidR="00743200">
        <w:rPr>
          <w:color w:val="000000"/>
        </w:rPr>
        <w:t>публикува</w:t>
      </w:r>
      <w:r w:rsidR="005F2B0C">
        <w:rPr>
          <w:color w:val="000000"/>
        </w:rPr>
        <w:t xml:space="preserve"> обновената информация относно програмата. За неотложни въпроси </w:t>
      </w:r>
      <w:r w:rsidR="005F2B0C" w:rsidRPr="00195A02">
        <w:rPr>
          <w:b/>
          <w:color w:val="000000"/>
        </w:rPr>
        <w:t>ВЪЗЛОЖИТЕЛЯТ</w:t>
      </w:r>
      <w:r w:rsidR="005F2B0C">
        <w:rPr>
          <w:color w:val="000000"/>
        </w:rPr>
        <w:t xml:space="preserve"> може да се свърже с представител на </w:t>
      </w:r>
      <w:r w:rsidR="005F2B0C" w:rsidRPr="00195A02">
        <w:rPr>
          <w:b/>
          <w:color w:val="000000"/>
        </w:rPr>
        <w:t>ИЗПЪЛНИТЕЛЯ</w:t>
      </w:r>
      <w:r w:rsidR="005F2B0C">
        <w:rPr>
          <w:color w:val="000000"/>
        </w:rPr>
        <w:t xml:space="preserve"> </w:t>
      </w:r>
      <w:r w:rsidR="00743200">
        <w:rPr>
          <w:color w:val="000000"/>
        </w:rPr>
        <w:t>24 часа в денонощието на тел:</w:t>
      </w:r>
      <w:r w:rsidR="005F2B0C">
        <w:rPr>
          <w:color w:val="000000"/>
        </w:rPr>
        <w:t xml:space="preserve"> +359 889 966 583 и на имейл </w:t>
      </w:r>
      <w:hyperlink r:id="rId9" w:history="1">
        <w:r w:rsidR="005F2B0C">
          <w:rPr>
            <w:rStyle w:val="Hyperlink"/>
            <w:lang w:val="en-US"/>
          </w:rPr>
          <w:t>info</w:t>
        </w:r>
        <w:r w:rsidR="005F2B0C" w:rsidRPr="00593F70">
          <w:rPr>
            <w:rStyle w:val="Hyperlink"/>
          </w:rPr>
          <w:t>@</w:t>
        </w:r>
        <w:r w:rsidR="005F2B0C">
          <w:rPr>
            <w:rStyle w:val="Hyperlink"/>
            <w:lang w:val="en-US"/>
          </w:rPr>
          <w:t>aimtravel</w:t>
        </w:r>
        <w:r w:rsidR="005F2B0C" w:rsidRPr="00593F70">
          <w:rPr>
            <w:rStyle w:val="Hyperlink"/>
          </w:rPr>
          <w:t>.</w:t>
        </w:r>
        <w:r w:rsidR="005F2B0C">
          <w:rPr>
            <w:rStyle w:val="Hyperlink"/>
            <w:lang w:val="en-US"/>
          </w:rPr>
          <w:t>bg</w:t>
        </w:r>
      </w:hyperlink>
      <w:r w:rsidR="005F2B0C" w:rsidRPr="00593F70">
        <w:rPr>
          <w:color w:val="000000"/>
        </w:rPr>
        <w:t xml:space="preserve">. </w:t>
      </w:r>
    </w:p>
    <w:p w14:paraId="34D7EE92" w14:textId="259E9248" w:rsidR="005F2B0C" w:rsidRDefault="00F72747" w:rsidP="00195A02">
      <w:pPr>
        <w:spacing w:after="120" w:line="276" w:lineRule="auto"/>
        <w:jc w:val="both"/>
      </w:pPr>
      <w:r>
        <w:rPr>
          <w:color w:val="FF0000"/>
        </w:rP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оказва  административно съдействие за всяка стъпка от подаване на документите за кандидатстване до заминаването на </w:t>
      </w:r>
      <w:r w:rsidR="005F2B0C" w:rsidRPr="00195A02">
        <w:rPr>
          <w:b/>
        </w:rPr>
        <w:t>ВЪЗЛОЖИТЕЛЯ</w:t>
      </w:r>
      <w:r w:rsidR="005F2B0C">
        <w:t xml:space="preserve">, включително след издаването на </w:t>
      </w:r>
      <w:r w:rsidR="00E92F10">
        <w:t xml:space="preserve">работно разрешително </w:t>
      </w:r>
      <w:r w:rsidR="00F7372B">
        <w:t>„</w:t>
      </w:r>
      <w:r w:rsidR="00F7372B">
        <w:rPr>
          <w:lang w:val="en-US"/>
        </w:rPr>
        <w:t>DS</w:t>
      </w:r>
      <w:r w:rsidR="00F7372B" w:rsidRPr="00841170">
        <w:t>-2019”</w:t>
      </w:r>
      <w:r w:rsidR="006A612B">
        <w:t xml:space="preserve"> </w:t>
      </w:r>
      <w:r w:rsidR="005F2B0C">
        <w:t xml:space="preserve">съдейства на </w:t>
      </w:r>
      <w:r w:rsidR="005F2B0C" w:rsidRPr="00195A02">
        <w:rPr>
          <w:b/>
        </w:rPr>
        <w:t>ВЪЗЛОЖИТЕЛЯ</w:t>
      </w:r>
      <w:r w:rsidR="005F2B0C">
        <w:t xml:space="preserve"> за подаването на документи за </w:t>
      </w:r>
      <w:r w:rsidR="005F2B0C">
        <w:rPr>
          <w:lang w:val="en-US"/>
        </w:rPr>
        <w:t>J</w:t>
      </w:r>
      <w:r w:rsidR="005F2B0C">
        <w:t xml:space="preserve">1 виза в </w:t>
      </w:r>
      <w:r w:rsidR="007442B3">
        <w:rPr>
          <w:color w:val="000000"/>
        </w:rPr>
        <w:t>Посолство</w:t>
      </w:r>
      <w:r w:rsidR="00743200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5F2B0C">
        <w:t>.</w:t>
      </w:r>
    </w:p>
    <w:p w14:paraId="19B06D84" w14:textId="4FDBABED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</w:t>
      </w:r>
      <w:r w:rsidR="00743200">
        <w:t>закупи</w:t>
      </w:r>
      <w:r w:rsidR="005F2B0C">
        <w:t xml:space="preserve"> двупосочен самолетен билет</w:t>
      </w:r>
      <w:r w:rsidR="007815D0">
        <w:t xml:space="preserve"> чрез фирма </w:t>
      </w:r>
      <w:r w:rsidR="007815D0" w:rsidRPr="005E3BC9">
        <w:t>„ЕЙМ ТРАВЕЛ“ ООД</w:t>
      </w:r>
      <w:r w:rsidR="005F2B0C">
        <w:t xml:space="preserve"> за пътуването до САЩ и обратно на </w:t>
      </w:r>
      <w:r w:rsidR="005F2B0C" w:rsidRPr="00195A02">
        <w:rPr>
          <w:b/>
        </w:rPr>
        <w:t>ВЪЗЛОЖИТЕЛЯ</w:t>
      </w:r>
      <w:r w:rsidR="005F2B0C">
        <w:t xml:space="preserve">, след заплащане цената на билета от </w:t>
      </w:r>
      <w:r w:rsidR="005F2B0C" w:rsidRPr="00195A02">
        <w:rPr>
          <w:b/>
        </w:rPr>
        <w:t>ВЪЗЛОЖИТЕЛЯ</w:t>
      </w:r>
      <w:r w:rsidR="005F2B0C">
        <w:t xml:space="preserve">. </w:t>
      </w:r>
      <w:r w:rsidR="005F2B0C">
        <w:rPr>
          <w:color w:val="000000"/>
        </w:rPr>
        <w:t>Датите на пътуване се съгласуват допълнително между страните по договора.</w:t>
      </w:r>
    </w:p>
    <w:p w14:paraId="07C5CAA7" w14:textId="425E3B84" w:rsidR="005F2B0C" w:rsidRDefault="00F72747" w:rsidP="00195A02">
      <w:pPr>
        <w:spacing w:after="120" w:line="276" w:lineRule="auto"/>
        <w:jc w:val="both"/>
        <w:rPr>
          <w:color w:val="000000"/>
        </w:rPr>
      </w:pPr>
      <w:r>
        <w:rPr>
          <w:color w:val="FF0000"/>
        </w:rPr>
        <w:tab/>
      </w:r>
      <w:r w:rsidR="005F2B0C" w:rsidRPr="00195A02">
        <w:rPr>
          <w:b/>
          <w:color w:val="000000"/>
        </w:rPr>
        <w:t>Чл. 1</w:t>
      </w:r>
      <w:r w:rsidR="00787A79">
        <w:rPr>
          <w:b/>
          <w:color w:val="000000"/>
        </w:rPr>
        <w:t>5</w:t>
      </w:r>
      <w:r w:rsidR="005F2B0C" w:rsidRPr="00195A02">
        <w:rPr>
          <w:b/>
          <w:color w:val="000000"/>
        </w:rPr>
        <w:t>.</w:t>
      </w:r>
      <w:r w:rsidR="005F2B0C">
        <w:rPr>
          <w:color w:val="000000"/>
        </w:rPr>
        <w:t xml:space="preserve"> </w:t>
      </w:r>
      <w:r w:rsidR="005F2B0C" w:rsidRPr="00195A02">
        <w:rPr>
          <w:b/>
          <w:color w:val="000000"/>
        </w:rPr>
        <w:t>ИЗПЪЛНИ</w:t>
      </w:r>
      <w:r w:rsidR="00743200" w:rsidRPr="00195A02">
        <w:rPr>
          <w:b/>
          <w:color w:val="000000"/>
        </w:rPr>
        <w:t>ТЕЛЯТ</w:t>
      </w:r>
      <w:r w:rsidR="00743200">
        <w:rPr>
          <w:color w:val="000000"/>
        </w:rPr>
        <w:t xml:space="preserve"> предоставя на </w:t>
      </w:r>
      <w:r w:rsidR="00743200" w:rsidRPr="00195A02">
        <w:rPr>
          <w:b/>
          <w:color w:val="000000"/>
        </w:rPr>
        <w:t>ВЪЗЛОЖИТЕЛЯ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чрез </w:t>
      </w:r>
      <w:r w:rsidR="0033311F">
        <w:rPr>
          <w:color w:val="000000"/>
        </w:rPr>
        <w:t>организацията-спонсор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здравна застраховка за целия период на работното разрешително</w:t>
      </w:r>
      <w:r w:rsidR="00F7372B" w:rsidRPr="00841170">
        <w:rPr>
          <w:color w:val="000000"/>
        </w:rPr>
        <w:t xml:space="preserve"> (</w:t>
      </w:r>
      <w:r w:rsidR="00F7372B">
        <w:rPr>
          <w:color w:val="000000"/>
        </w:rPr>
        <w:t>максимум 4 месеца)</w:t>
      </w:r>
      <w:r w:rsidR="005F2B0C">
        <w:rPr>
          <w:color w:val="000000"/>
        </w:rPr>
        <w:t>, съгласно изискванията на Американския Държавен Департамент.</w:t>
      </w:r>
    </w:p>
    <w:p w14:paraId="200FCC2D" w14:textId="77777777" w:rsidR="00EE282A" w:rsidRDefault="00EE282A" w:rsidP="00195A02">
      <w:pPr>
        <w:spacing w:after="120" w:line="276" w:lineRule="auto"/>
        <w:jc w:val="both"/>
      </w:pPr>
    </w:p>
    <w:p w14:paraId="68E47CB2" w14:textId="05DCECDC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t>ПРАВА И ЗАДЪЛЖЕНИЯ НА ВЪЗЛОЖИТЕЛЯ</w:t>
      </w:r>
    </w:p>
    <w:p w14:paraId="2090AC6E" w14:textId="0051C61B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>Чл. 1</w:t>
      </w:r>
      <w:r w:rsidR="00787A79">
        <w:rPr>
          <w:b/>
        </w:rPr>
        <w:t>6</w:t>
      </w:r>
      <w:r>
        <w:t xml:space="preserve">. </w:t>
      </w:r>
      <w:r w:rsidRPr="00195A02">
        <w:rPr>
          <w:b/>
        </w:rPr>
        <w:t>ВЪЗЛОЖИТЕЛЯТ</w:t>
      </w:r>
      <w:r>
        <w:t xml:space="preserve"> е длъжен</w:t>
      </w:r>
      <w:r w:rsidR="00743200">
        <w:t xml:space="preserve"> да заплати всички дължими суми</w:t>
      </w:r>
      <w:r>
        <w:t xml:space="preserve"> в сроковете</w:t>
      </w:r>
      <w:r w:rsidR="00743200">
        <w:t>,</w:t>
      </w:r>
      <w:r>
        <w:t xml:space="preserve"> уговорени в настоящия договор.</w:t>
      </w:r>
      <w:r w:rsidR="00C1188B" w:rsidRPr="00841170">
        <w:t xml:space="preserve"> В случай че </w:t>
      </w:r>
      <w:r w:rsidR="00131D51" w:rsidRPr="00195A02">
        <w:rPr>
          <w:b/>
        </w:rPr>
        <w:t>ВЪЗЛОЖИТЕЛЯТ</w:t>
      </w:r>
      <w:r w:rsidR="00131D51" w:rsidRPr="00841170">
        <w:t xml:space="preserve"> </w:t>
      </w:r>
      <w:r w:rsidR="00C1188B" w:rsidRPr="00841170">
        <w:t xml:space="preserve">не заплати депозит до последния работен ден на месеца, в който е записан, програмната му такса автоматично се актуализира </w:t>
      </w:r>
      <w:r w:rsidR="00C1188B">
        <w:t xml:space="preserve">с цената </w:t>
      </w:r>
      <w:r w:rsidR="008366B2">
        <w:t>з</w:t>
      </w:r>
      <w:r w:rsidR="00C1188B">
        <w:t>а съответния месец.</w:t>
      </w:r>
    </w:p>
    <w:p w14:paraId="55523878" w14:textId="46C4115D" w:rsidR="00B03FF6" w:rsidRPr="00B03FF6" w:rsidRDefault="00B03FF6" w:rsidP="00195A02">
      <w:pPr>
        <w:spacing w:after="120" w:line="276" w:lineRule="auto"/>
        <w:ind w:firstLine="708"/>
        <w:jc w:val="both"/>
      </w:pPr>
      <w:r w:rsidRPr="00B03FF6">
        <w:rPr>
          <w:b/>
          <w:bCs/>
        </w:rPr>
        <w:t>Чл. 1</w:t>
      </w:r>
      <w:r w:rsidR="00787A79">
        <w:rPr>
          <w:b/>
          <w:bCs/>
        </w:rPr>
        <w:t>7</w:t>
      </w:r>
      <w:r>
        <w:rPr>
          <w:b/>
          <w:bCs/>
        </w:rPr>
        <w:t xml:space="preserve">. </w:t>
      </w:r>
      <w:r>
        <w:t xml:space="preserve">Всички такси, включително банкови, във връзка с подписването и изпълнението на настоящия договор са за сметка на </w:t>
      </w:r>
      <w:r w:rsidRPr="00195A02">
        <w:rPr>
          <w:b/>
        </w:rPr>
        <w:t>ВЪЗЛОЖИТЕЛЯ</w:t>
      </w:r>
      <w:r>
        <w:rPr>
          <w:b/>
        </w:rPr>
        <w:t>.</w:t>
      </w:r>
    </w:p>
    <w:p w14:paraId="01EAEF55" w14:textId="132266CB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8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</w:t>
      </w:r>
      <w:r w:rsidR="00743200">
        <w:t>поддържа</w:t>
      </w:r>
      <w:r w:rsidR="00A2184A">
        <w:t xml:space="preserve"> статут</w:t>
      </w:r>
      <w:r w:rsidR="00743200">
        <w:t>а си на</w:t>
      </w:r>
      <w:r w:rsidR="005F2B0C">
        <w:t xml:space="preserve"> студент</w:t>
      </w:r>
      <w:r w:rsidR="00743200">
        <w:t xml:space="preserve"> в редовна форма на обучение</w:t>
      </w:r>
      <w:r w:rsidR="005F2B0C">
        <w:t xml:space="preserve"> и да е положил успешно поне два семестриални изпита от последната </w:t>
      </w:r>
      <w:r w:rsidR="00743200">
        <w:t>си изпитна сесия за учебната 20</w:t>
      </w:r>
      <w:r w:rsidR="00F7372B">
        <w:t>2</w:t>
      </w:r>
      <w:r w:rsidR="007622D9">
        <w:t>6</w:t>
      </w:r>
      <w:r w:rsidR="00F7372B">
        <w:t>/</w:t>
      </w:r>
      <w:r w:rsidR="00743200">
        <w:t>202</w:t>
      </w:r>
      <w:r w:rsidR="007622D9">
        <w:t>7</w:t>
      </w:r>
      <w:r w:rsidR="00743200">
        <w:t>г.</w:t>
      </w:r>
      <w:r w:rsidR="005F2B0C">
        <w:t xml:space="preserve"> към момента на кандидатстване за виза</w:t>
      </w:r>
      <w:r w:rsidR="005F2B0C" w:rsidRPr="00593F70">
        <w:t xml:space="preserve">, </w:t>
      </w:r>
      <w:r w:rsidR="005F2B0C">
        <w:t>което се удостоверява съответно с пред</w:t>
      </w:r>
      <w:r w:rsidR="00743200">
        <w:t>о</w:t>
      </w:r>
      <w:r w:rsidR="005F2B0C">
        <w:t>ставяне на заверено уверение</w:t>
      </w:r>
      <w:r w:rsidR="00F025DB">
        <w:t xml:space="preserve">, </w:t>
      </w:r>
      <w:r w:rsidR="005F2B0C">
        <w:t>студентска книжка</w:t>
      </w:r>
      <w:r w:rsidR="00F025DB">
        <w:t xml:space="preserve"> или академична справка</w:t>
      </w:r>
      <w:r w:rsidR="005F2B0C">
        <w:t xml:space="preserve"> от съответния университет.</w:t>
      </w:r>
    </w:p>
    <w:p w14:paraId="7F50E6AF" w14:textId="1369017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9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попълни точно и коректно всички документи, които му предостави или изиска </w:t>
      </w:r>
      <w:r w:rsidR="005F2B0C" w:rsidRPr="00195A02">
        <w:rPr>
          <w:b/>
        </w:rPr>
        <w:t>ИЗПЪЛНИТЕЛЯ</w:t>
      </w:r>
      <w:r w:rsidR="005F2B0C">
        <w:t xml:space="preserve"> (уверение от университета, копия от студентска книжка, копия от паспорт, вносна бележка за платена сума и други). При настъпили промени в адресна регистрация, телефон или </w:t>
      </w:r>
      <w:r w:rsidR="00743200">
        <w:t>имейл</w:t>
      </w:r>
      <w:r w:rsidR="005F2B0C">
        <w:t xml:space="preserve"> адрес</w:t>
      </w:r>
      <w:r w:rsidR="0074320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информира </w:t>
      </w:r>
      <w:r w:rsidR="005F2B0C" w:rsidRPr="00195A02">
        <w:rPr>
          <w:b/>
        </w:rPr>
        <w:t>ИЗПЪЛНИТЕЛЯ</w:t>
      </w:r>
      <w:r w:rsidR="005F2B0C">
        <w:t xml:space="preserve"> в 3-дневен срок от настъпване на промените.</w:t>
      </w:r>
    </w:p>
    <w:p w14:paraId="177D54A9" w14:textId="122DD643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20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отговаря на всички условия </w:t>
      </w:r>
      <w:r w:rsidR="00743200">
        <w:t>по програмата през целия период</w:t>
      </w:r>
      <w:r w:rsidR="005F2B0C">
        <w:t xml:space="preserve"> от кандидатстване </w:t>
      </w:r>
      <w:r w:rsidR="00743200">
        <w:t>до приключване на участието си</w:t>
      </w:r>
      <w:r w:rsidR="005F2B0C">
        <w:t>.</w:t>
      </w:r>
    </w:p>
    <w:p w14:paraId="42C5EDBE" w14:textId="20F8D18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21</w:t>
      </w:r>
      <w:r w:rsidR="005F2B0C" w:rsidRPr="00195A02">
        <w:rPr>
          <w:b/>
        </w:rPr>
        <w:t>.</w:t>
      </w:r>
      <w:r w:rsidR="005F2B0C">
        <w:t xml:space="preserve"> В слу</w:t>
      </w:r>
      <w:r w:rsidR="00743200">
        <w:t>чай</w:t>
      </w:r>
      <w:r w:rsidR="005F2B0C">
        <w:t xml:space="preserve"> че осигурената работна оферта е чрез опциите </w:t>
      </w:r>
      <w:r w:rsidR="005F2B0C">
        <w:rPr>
          <w:lang w:val="en-US"/>
        </w:rPr>
        <w:t>Job</w:t>
      </w:r>
      <w:r w:rsidR="005F2B0C">
        <w:t xml:space="preserve"> </w:t>
      </w:r>
      <w:r w:rsidR="005F2B0C">
        <w:rPr>
          <w:lang w:val="en-US"/>
        </w:rPr>
        <w:t>fair</w:t>
      </w:r>
      <w:r w:rsidR="005F2B0C">
        <w:t xml:space="preserve">, </w:t>
      </w:r>
      <w:r w:rsidR="005F2B0C">
        <w:rPr>
          <w:lang w:val="en-US"/>
        </w:rPr>
        <w:t>Virtual</w:t>
      </w:r>
      <w:r w:rsidR="005F2B0C">
        <w:t xml:space="preserve"> </w:t>
      </w:r>
      <w:r w:rsidR="005F2B0C">
        <w:rPr>
          <w:lang w:val="en-US"/>
        </w:rPr>
        <w:t>Hire</w:t>
      </w:r>
      <w:r w:rsidR="005F2B0C">
        <w:t xml:space="preserve">, </w:t>
      </w:r>
      <w:r w:rsidR="005F2B0C">
        <w:rPr>
          <w:lang w:val="en-US"/>
        </w:rPr>
        <w:t>Recruit</w:t>
      </w:r>
      <w:r w:rsidR="005F2B0C">
        <w:t xml:space="preserve">, </w:t>
      </w:r>
      <w:r w:rsidR="005F2B0C" w:rsidRPr="00195A02">
        <w:rPr>
          <w:b/>
        </w:rPr>
        <w:t>ВЪЗЛОЖИТЕЛЯТ</w:t>
      </w:r>
      <w:r w:rsidR="005F2B0C">
        <w:t xml:space="preserve"> няма право да сменя</w:t>
      </w:r>
      <w:r w:rsidR="00743200">
        <w:t>ва</w:t>
      </w:r>
      <w:r w:rsidR="005F2B0C">
        <w:t xml:space="preserve"> работодателя, с чийто договор е регистриран в програмата, като има право да сключи договор само с един работодател.</w:t>
      </w:r>
    </w:p>
    <w:p w14:paraId="7B413484" w14:textId="1ADB16C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22</w:t>
      </w:r>
      <w:r w:rsidR="005F2B0C" w:rsidRPr="00195A02">
        <w:rPr>
          <w:b/>
        </w:rPr>
        <w:t>.</w:t>
      </w:r>
      <w:r w:rsidR="005F2B0C">
        <w:t xml:space="preserve"> Според изискванията на програма </w:t>
      </w:r>
      <w:r w:rsidR="001B6942">
        <w:rPr>
          <w:lang w:val="en-US"/>
        </w:rPr>
        <w:t>Summer</w:t>
      </w:r>
      <w:r w:rsidR="001B6942" w:rsidRPr="00841170">
        <w:t xml:space="preserve"> </w:t>
      </w:r>
      <w:r w:rsidR="00F833CC">
        <w:rPr>
          <w:lang w:val="en-US"/>
        </w:rPr>
        <w:t>Work</w:t>
      </w:r>
      <w:r w:rsidR="00F833CC" w:rsidRPr="00593F70">
        <w:t xml:space="preserve"> </w:t>
      </w:r>
      <w:r w:rsidR="00F833CC">
        <w:rPr>
          <w:lang w:val="en-US"/>
        </w:rPr>
        <w:t>and</w:t>
      </w:r>
      <w:r w:rsidR="00F833CC" w:rsidRPr="00593F70">
        <w:t xml:space="preserve"> </w:t>
      </w:r>
      <w:r w:rsidR="00F833CC">
        <w:rPr>
          <w:lang w:val="en-US"/>
        </w:rPr>
        <w:t>Travel</w:t>
      </w:r>
      <w:r w:rsidR="00A2184A">
        <w:t xml:space="preserve"> 202</w:t>
      </w:r>
      <w:r w:rsidR="00FA1C13">
        <w:t>6</w:t>
      </w:r>
      <w:r w:rsidR="005F2B0C" w:rsidRPr="00593F7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разполага със сума от най-малко </w:t>
      </w:r>
      <w:r w:rsidR="00A2184A">
        <w:t>$</w:t>
      </w:r>
      <w:r w:rsidR="00A25AA6">
        <w:t>15</w:t>
      </w:r>
      <w:r w:rsidR="005F2B0C">
        <w:t>00 щатски долара при пристигането си в САЩ.</w:t>
      </w:r>
    </w:p>
    <w:p w14:paraId="06FF865A" w14:textId="1544438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2</w:t>
      </w:r>
      <w:r w:rsidR="00787A79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всякакъв вид заболявания (психични, хронични и други), които могат да попречат на участието му в програмата.</w:t>
      </w:r>
    </w:p>
    <w:p w14:paraId="74F1B367" w14:textId="47D4CE21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осъществи пътуването си до САЩ не по-рано от </w:t>
      </w:r>
      <w:r w:rsidR="00F7372B">
        <w:t>7</w:t>
      </w:r>
      <w:r w:rsidR="005F2B0C">
        <w:t xml:space="preserve"> дни преди началната дата на </w:t>
      </w:r>
      <w:r w:rsidR="00F7372B">
        <w:t>работното разрешително „</w:t>
      </w:r>
      <w:r w:rsidR="005F2B0C">
        <w:rPr>
          <w:lang w:val="en-US"/>
        </w:rPr>
        <w:t>DS</w:t>
      </w:r>
      <w:r w:rsidR="00F7372B" w:rsidRPr="00841170">
        <w:t>-</w:t>
      </w:r>
      <w:r w:rsidR="006A612B">
        <w:t>20</w:t>
      </w:r>
      <w:r w:rsidR="00F7372B" w:rsidRPr="00841170">
        <w:t>19</w:t>
      </w:r>
      <w:r w:rsidR="00F7372B">
        <w:t xml:space="preserve">“. </w:t>
      </w:r>
      <w:r w:rsidR="005F2B0C" w:rsidRPr="00195A02">
        <w:rPr>
          <w:b/>
        </w:rPr>
        <w:t>ВЪЗЛОЖИТЕЛЯТ</w:t>
      </w:r>
      <w:r w:rsidR="005F2B0C">
        <w:t xml:space="preserve"> е длъжен да се регистрира в системата </w:t>
      </w:r>
      <w:r w:rsidR="005F2B0C">
        <w:rPr>
          <w:lang w:val="en-US"/>
        </w:rPr>
        <w:t>SEVIS</w:t>
      </w:r>
      <w:r w:rsidR="005F2B0C">
        <w:t xml:space="preserve"> след пристигането си в САЩ, но не по-късно от седем дни от началната дата на </w:t>
      </w:r>
      <w:r w:rsidR="00F7372B">
        <w:t>на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. </w:t>
      </w:r>
      <w:r w:rsidR="005F2B0C" w:rsidRPr="00195A02">
        <w:rPr>
          <w:b/>
        </w:rPr>
        <w:t>ВЪЗЛОЖИТЕЛЯТ</w:t>
      </w:r>
      <w:r w:rsidR="005F2B0C">
        <w:t xml:space="preserve"> е длъжен да отбелязва всяка промяна в адресната си регистрация или работодателя </w:t>
      </w:r>
      <w:r w:rsidR="00A2184A">
        <w:t>в 7-</w:t>
      </w:r>
      <w:r w:rsidR="005F2B0C">
        <w:t>дневен срок от настъпването й.</w:t>
      </w:r>
    </w:p>
    <w:p w14:paraId="14A8306E" w14:textId="77777777" w:rsidR="002600BF" w:rsidRPr="00F83A6A" w:rsidRDefault="002600BF" w:rsidP="002600BF">
      <w:pPr>
        <w:spacing w:after="120" w:line="276" w:lineRule="auto"/>
        <w:jc w:val="both"/>
        <w:rPr>
          <w:bCs/>
        </w:rPr>
      </w:pPr>
      <w:r>
        <w:t xml:space="preserve">             </w:t>
      </w:r>
      <w:r w:rsidRPr="00F83A6A">
        <w:rPr>
          <w:b/>
          <w:bCs/>
        </w:rPr>
        <w:t>Чл. 25.</w:t>
      </w:r>
      <w:r>
        <w:rPr>
          <w:b/>
          <w:bCs/>
        </w:rPr>
        <w:t xml:space="preserve"> </w:t>
      </w:r>
      <w:r w:rsidRPr="00195A02">
        <w:rPr>
          <w:b/>
        </w:rPr>
        <w:t>ВЪЗЛОЖИТЕЛЯТ</w:t>
      </w:r>
      <w:r>
        <w:rPr>
          <w:bCs/>
        </w:rPr>
        <w:t xml:space="preserve"> е длъжен да закупи двупосочен самолетен билет до САЩ чрез фирма „ЕЙМ ТРАВЕЛ“ ООД, съобразно посочените в чл. 4. подробности за него.</w:t>
      </w:r>
    </w:p>
    <w:p w14:paraId="4E0A98CF" w14:textId="1356B0F9" w:rsidR="002600BF" w:rsidRDefault="002600BF" w:rsidP="00195A02">
      <w:pPr>
        <w:spacing w:after="120" w:line="276" w:lineRule="auto"/>
        <w:jc w:val="both"/>
      </w:pPr>
    </w:p>
    <w:p w14:paraId="57C45A92" w14:textId="2E9C323E" w:rsidR="005E3BC9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връщането си в България.</w:t>
      </w:r>
    </w:p>
    <w:p w14:paraId="50243F66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ПРЕКРАТЯВАНЕ НА ДОГОВОРА</w:t>
      </w:r>
    </w:p>
    <w:p w14:paraId="5085FE35" w14:textId="7358B3F6" w:rsidR="005F2B0C" w:rsidRDefault="005F2B0C" w:rsidP="00195A02">
      <w:pPr>
        <w:spacing w:after="120" w:line="276" w:lineRule="auto"/>
        <w:ind w:firstLine="720"/>
        <w:jc w:val="both"/>
      </w:pPr>
      <w:r w:rsidRPr="00195A02">
        <w:rPr>
          <w:b/>
        </w:rPr>
        <w:t>Чл. 2</w:t>
      </w:r>
      <w:r w:rsidR="002600BF">
        <w:rPr>
          <w:b/>
        </w:rPr>
        <w:t>7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прекратява участието на </w:t>
      </w:r>
      <w:r w:rsidRPr="00195A02">
        <w:rPr>
          <w:b/>
        </w:rPr>
        <w:t>ВЪЗЛОЖИТЕЛЯ</w:t>
      </w:r>
      <w:r>
        <w:t xml:space="preserve"> в програмата при следните случаи:</w:t>
      </w:r>
    </w:p>
    <w:p w14:paraId="3F76276C" w14:textId="7D5AE0E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.1.</w:t>
      </w:r>
      <w:r>
        <w:t xml:space="preserve"> </w:t>
      </w:r>
      <w:r w:rsidR="005F2B0C">
        <w:t>При неподаване на необходимите документи за издаване н</w:t>
      </w:r>
      <w:r w:rsidR="00F7372B">
        <w:t>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, което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</w:p>
    <w:p w14:paraId="32D330DA" w14:textId="37D2A779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.2.</w:t>
      </w:r>
      <w:r>
        <w:t xml:space="preserve"> </w:t>
      </w:r>
      <w:r w:rsidR="00A2184A">
        <w:t>При загуба на статут</w:t>
      </w:r>
      <w:r w:rsidR="005F2B0C">
        <w:t xml:space="preserve">а на студент </w:t>
      </w:r>
      <w:r w:rsidR="00A2184A">
        <w:t>в редовна форма на обучение</w:t>
      </w:r>
      <w:r w:rsidR="008D7C35">
        <w:rPr>
          <w:lang w:val="en-US"/>
        </w:rPr>
        <w:t xml:space="preserve"> </w:t>
      </w:r>
      <w:r w:rsidR="008D7C35" w:rsidRPr="008D7C35">
        <w:rPr>
          <w:highlight w:val="yellow"/>
        </w:rPr>
        <w:t>или ако студентът не е положил най-малко два изпита от първи семестър.</w:t>
      </w:r>
      <w:r w:rsidR="00131D51">
        <w:t xml:space="preserve"> В този случай</w:t>
      </w:r>
      <w:r w:rsidR="00A2184A">
        <w:t xml:space="preserve"> </w:t>
      </w:r>
      <w:r w:rsidR="005F2B0C">
        <w:t xml:space="preserve">на </w:t>
      </w:r>
      <w:r w:rsidR="005F2B0C" w:rsidRPr="00195A02">
        <w:rPr>
          <w:b/>
        </w:rPr>
        <w:t>ВЪЗЛОЖИТЕЛЯ</w:t>
      </w:r>
      <w:r w:rsidR="005F2B0C">
        <w:t xml:space="preserve"> се възстан</w:t>
      </w:r>
      <w:r w:rsidR="00365406">
        <w:t xml:space="preserve">овява внесената такса, като </w:t>
      </w:r>
      <w:r w:rsidR="00E26CE1" w:rsidRPr="00195A02">
        <w:rPr>
          <w:b/>
        </w:rPr>
        <w:t>ИЗПЪЛНИТЕЛЯТ</w:t>
      </w:r>
      <w:r w:rsidR="00E26CE1">
        <w:t xml:space="preserve"> </w:t>
      </w:r>
      <w:r w:rsidR="00365406">
        <w:t>у</w:t>
      </w:r>
      <w:r w:rsidR="005F2B0C">
        <w:t xml:space="preserve">държа </w:t>
      </w:r>
      <w:r w:rsidR="005A2BEF">
        <w:t>$</w:t>
      </w:r>
      <w:r w:rsidR="00505260" w:rsidRPr="00841170">
        <w:t>6</w:t>
      </w:r>
      <w:r w:rsidR="005F2B0C">
        <w:t>50 /</w:t>
      </w:r>
      <w:r w:rsidR="00505260">
        <w:t>шестотин</w:t>
      </w:r>
      <w:r w:rsidR="005F2B0C">
        <w:t xml:space="preserve"> и петдесет/ щатски долара.</w:t>
      </w:r>
    </w:p>
    <w:p w14:paraId="420BD300" w14:textId="3F195EBE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.3.</w:t>
      </w:r>
      <w:r>
        <w:t xml:space="preserve"> </w:t>
      </w:r>
      <w:r w:rsidR="005F2B0C">
        <w:t xml:space="preserve">При предоставяне на неверни данни, като в този случай </w:t>
      </w:r>
      <w:r w:rsidR="005F2B0C" w:rsidRPr="00195A02">
        <w:rPr>
          <w:b/>
        </w:rPr>
        <w:t>ВЪЗЛОЖИТЕЛЯ</w:t>
      </w:r>
      <w:r w:rsidR="007D7FCC">
        <w:rPr>
          <w:b/>
        </w:rPr>
        <w:t>Т</w:t>
      </w:r>
      <w:r w:rsidR="005F2B0C">
        <w:t xml:space="preserve"> губи всички суми</w:t>
      </w:r>
      <w:r w:rsidR="00E26CE1">
        <w:t>,</w:t>
      </w:r>
      <w:r w:rsidR="005F2B0C">
        <w:t xml:space="preserve"> внесени по сметка на </w:t>
      </w:r>
      <w:r w:rsidR="005F2B0C" w:rsidRPr="00195A02">
        <w:rPr>
          <w:b/>
        </w:rPr>
        <w:t>ИЗПЪЛНИТЕЛЯ</w:t>
      </w:r>
      <w:r w:rsidR="005F2B0C">
        <w:t xml:space="preserve"> към момента на откриване на предоставените неверни данни.</w:t>
      </w:r>
    </w:p>
    <w:p w14:paraId="7FB8E0E8" w14:textId="7FD203A0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.4.</w:t>
      </w:r>
      <w:r>
        <w:t xml:space="preserve"> </w:t>
      </w:r>
      <w:r w:rsidR="00A2184A">
        <w:t>При отказ да се предостави</w:t>
      </w:r>
      <w:r w:rsidR="005F2B0C">
        <w:t xml:space="preserve"> информация</w:t>
      </w:r>
      <w:r w:rsidR="00A2184A">
        <w:t>,</w:t>
      </w:r>
      <w:r w:rsidR="005F2B0C">
        <w:t xml:space="preserve"> изискана от </w:t>
      </w:r>
      <w:r w:rsidR="005F2B0C" w:rsidRPr="00195A02">
        <w:rPr>
          <w:b/>
        </w:rPr>
        <w:t>ИЗПЪЛНИТЕЛЯ</w:t>
      </w:r>
      <w:r w:rsidR="005F2B0C">
        <w:t xml:space="preserve">, това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  <w:r w:rsidR="00E26CE1">
        <w:t xml:space="preserve"> В този случай  губи всички суми, внесени по сметка на </w:t>
      </w:r>
      <w:r w:rsidR="00E26CE1" w:rsidRPr="00195A02">
        <w:rPr>
          <w:b/>
        </w:rPr>
        <w:t>ИЗПЪЛНИТЕЛЯ</w:t>
      </w:r>
      <w:r w:rsidR="006A612B">
        <w:t xml:space="preserve"> до този момент</w:t>
      </w:r>
      <w:r w:rsidR="00E26CE1">
        <w:t>.</w:t>
      </w:r>
    </w:p>
    <w:p w14:paraId="16D39F68" w14:textId="3FE9AE02" w:rsidR="005F2B0C" w:rsidRDefault="00695DC7" w:rsidP="008D7C35">
      <w:pPr>
        <w:spacing w:after="120" w:line="276" w:lineRule="auto"/>
        <w:ind w:firstLine="708"/>
        <w:jc w:val="both"/>
        <w:rPr>
          <w:bCs/>
        </w:rPr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.5.</w:t>
      </w:r>
      <w:r>
        <w:t xml:space="preserve"> </w:t>
      </w:r>
      <w:r w:rsidR="008D7C35" w:rsidRPr="008D7C35">
        <w:rPr>
          <w:bCs/>
          <w:highlight w:val="yellow"/>
        </w:rPr>
        <w:t xml:space="preserve">При отказ, забавяне или неизпълнение от страна на </w:t>
      </w:r>
      <w:r w:rsidR="008D7C35" w:rsidRPr="008D7C35">
        <w:rPr>
          <w:b/>
          <w:highlight w:val="yellow"/>
        </w:rPr>
        <w:t>ВЪЗЛОЖИТЕЛЯ</w:t>
      </w:r>
      <w:r w:rsidR="008D7C35" w:rsidRPr="008D7C35">
        <w:rPr>
          <w:bCs/>
          <w:highlight w:val="yellow"/>
        </w:rPr>
        <w:t xml:space="preserve"> да предостави изисканата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 информация и/или документи, необходими за участие в програмата Work and Travel USA, включително, но не само: попълнени формуляри</w:t>
      </w:r>
      <w:r w:rsidR="008D7C35">
        <w:rPr>
          <w:bCs/>
          <w:highlight w:val="yellow"/>
        </w:rPr>
        <w:t xml:space="preserve"> (</w:t>
      </w:r>
      <w:r w:rsidR="008D7C35">
        <w:rPr>
          <w:bCs/>
          <w:highlight w:val="yellow"/>
          <w:lang w:val="en-US"/>
        </w:rPr>
        <w:t>DS 160)</w:t>
      </w:r>
      <w:r w:rsidR="008D7C35" w:rsidRPr="008D7C35">
        <w:rPr>
          <w:bCs/>
          <w:highlight w:val="yellow"/>
        </w:rPr>
        <w:t>, копия на лични документи</w:t>
      </w:r>
      <w:r w:rsidR="008D7C35">
        <w:rPr>
          <w:bCs/>
          <w:highlight w:val="yellow"/>
          <w:lang w:val="en-US"/>
        </w:rPr>
        <w:t xml:space="preserve"> (</w:t>
      </w:r>
      <w:r w:rsidR="008D7C35">
        <w:rPr>
          <w:bCs/>
          <w:highlight w:val="yellow"/>
        </w:rPr>
        <w:t>снимки</w:t>
      </w:r>
      <w:r w:rsidR="008D7C35" w:rsidRPr="008D7C35">
        <w:rPr>
          <w:bCs/>
          <w:highlight w:val="yellow"/>
        </w:rPr>
        <w:t xml:space="preserve">, студентски удостоверения, </w:t>
      </w:r>
      <w:r w:rsidR="008D7C35">
        <w:rPr>
          <w:bCs/>
          <w:highlight w:val="yellow"/>
        </w:rPr>
        <w:t xml:space="preserve">паспорт, академична справка), </w:t>
      </w:r>
      <w:r w:rsidR="008D7C35" w:rsidRPr="008D7C35">
        <w:rPr>
          <w:bCs/>
          <w:highlight w:val="yellow"/>
        </w:rPr>
        <w:t xml:space="preserve">финансови данни, документи за насрочване на виза, </w:t>
      </w:r>
      <w:r w:rsidR="007979A9">
        <w:rPr>
          <w:bCs/>
          <w:highlight w:val="yellow"/>
        </w:rPr>
        <w:t xml:space="preserve">свидетелство за съдимост, </w:t>
      </w:r>
      <w:r w:rsidR="008D7C35" w:rsidRPr="008D7C35">
        <w:rPr>
          <w:bCs/>
          <w:highlight w:val="yellow"/>
        </w:rPr>
        <w:t>такси към институции и други съпътстващи документи</w:t>
      </w:r>
      <w:r w:rsidR="008D7C35">
        <w:rPr>
          <w:bCs/>
          <w:highlight w:val="yellow"/>
        </w:rPr>
        <w:t xml:space="preserve"> изисквани от </w:t>
      </w:r>
      <w:r w:rsidR="008D7C35" w:rsidRPr="008D7C35">
        <w:rPr>
          <w:b/>
          <w:highlight w:val="yellow"/>
        </w:rPr>
        <w:t>Спонсора</w:t>
      </w:r>
      <w:r w:rsidR="008D7C35" w:rsidRPr="008D7C35">
        <w:rPr>
          <w:bCs/>
          <w:highlight w:val="yellow"/>
        </w:rPr>
        <w:t xml:space="preserve">, в указания от ИЗПЪЛНИТЕЛЯ срок, но не по-късно от 14 работни дни от писмено уведомление, това се счита за съществено неизпълнение на договора. В този случай договорът се прекратява едностранно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, без необходимост от допълнително предизвестие, като </w:t>
      </w:r>
      <w:r w:rsidR="008D7C35" w:rsidRPr="008D7C35">
        <w:rPr>
          <w:b/>
          <w:highlight w:val="yellow"/>
        </w:rPr>
        <w:t>ВЪЗЛОЖИТЕЛЯТ</w:t>
      </w:r>
      <w:r w:rsidR="008D7C35" w:rsidRPr="008D7C35">
        <w:rPr>
          <w:bCs/>
          <w:highlight w:val="yellow"/>
        </w:rPr>
        <w:t xml:space="preserve"> губи правото да претендира възстановяване на всички суми, внесени до момента по сметка на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>, и дължи неустойка в размер на 650 (шестстотин и петдесет) щатски долара.</w:t>
      </w:r>
    </w:p>
    <w:p w14:paraId="7BC733D9" w14:textId="4D7E3D39" w:rsid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DA17B9">
        <w:rPr>
          <w:b/>
          <w:highlight w:val="yellow"/>
        </w:rPr>
        <w:t>27.6.</w:t>
      </w:r>
      <w:r w:rsidRPr="00DA17B9">
        <w:rPr>
          <w:highlight w:val="yellow"/>
        </w:rPr>
        <w:t xml:space="preserve"> </w:t>
      </w:r>
      <w:r w:rsidRPr="00DA17B9">
        <w:rPr>
          <w:bCs/>
          <w:highlight w:val="yellow"/>
        </w:rPr>
        <w:t>При неизпълнение на задължението за заплащане на която и да е от вноските по етапите, посочени в чл. 9 от настоящия договор, в указания срок, ВЪЗЛОЖИТЕЛЯТ дължи неустойка в размер на 50 (петдесет) щатски долара за всяко отделно просрочие.</w:t>
      </w:r>
      <w:r>
        <w:rPr>
          <w:bCs/>
          <w:highlight w:val="yellow"/>
        </w:rPr>
        <w:t xml:space="preserve"> </w:t>
      </w:r>
      <w:r w:rsidRPr="00DA17B9">
        <w:rPr>
          <w:bCs/>
          <w:highlight w:val="yellow"/>
        </w:rPr>
        <w:t xml:space="preserve">В случай че ВЪЗЛОЖИТЕЛЯТ допусне просрочие повече от два пъти, ИЗПЪЛНИТЕЛЯТ има право да прекрати едностранно договора, без предизвестие, като в този случай </w:t>
      </w:r>
      <w:r>
        <w:rPr>
          <w:bCs/>
          <w:highlight w:val="yellow"/>
        </w:rPr>
        <w:t>ВЪЗЛОЖИТЕЛЯТ дължи неустойа в размер на 850 /осемстотин и петдесет/ шатски долара</w:t>
      </w:r>
      <w:r w:rsidRPr="00DA17B9">
        <w:rPr>
          <w:bCs/>
          <w:highlight w:val="yellow"/>
        </w:rPr>
        <w:t>.“</w:t>
      </w:r>
    </w:p>
    <w:p w14:paraId="4CB3D2E2" w14:textId="30DF1A6A" w:rsidR="00DA17B9" w:rsidRP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>
        <w:rPr>
          <w:b/>
        </w:rPr>
        <w:t>7</w:t>
      </w:r>
      <w:r>
        <w:rPr>
          <w:bCs/>
        </w:rPr>
        <w:t xml:space="preserve">. </w:t>
      </w:r>
      <w:r w:rsidRPr="00DA17B9">
        <w:rPr>
          <w:bCs/>
          <w:highlight w:val="yellow"/>
        </w:rPr>
        <w:t>При неявяване на ВЪЗЛОЖИТЕЛЯ на предварително насрочено интервю с работодател, спонсор или в Американското посолство във връзка с издаване на виза, независимо от причината за неявяване, ВЪЗЛОЖИТЕЛЯТ дължи на ИЗПЪЛНИТЕЛЯ неустойка в размер на 100 (сто) щатски долара за организиране на ново интервю.</w:t>
      </w:r>
    </w:p>
    <w:p w14:paraId="6EDFFE8A" w14:textId="20225C54" w:rsidR="008D7C35" w:rsidRDefault="008D7C35" w:rsidP="00DA17B9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 w:rsidR="00DA17B9">
        <w:rPr>
          <w:b/>
        </w:rPr>
        <w:t>8.</w:t>
      </w:r>
      <w:r>
        <w:t xml:space="preserve"> </w:t>
      </w:r>
      <w:r w:rsidRPr="00195A02">
        <w:rPr>
          <w:b/>
        </w:rPr>
        <w:t>ИЗПЪЛНИТЕЛЯТ</w:t>
      </w:r>
      <w:r>
        <w:t xml:space="preserve"> си запазва правото да прекрати договора, ако </w:t>
      </w:r>
      <w:r w:rsidRPr="00195A02">
        <w:rPr>
          <w:b/>
        </w:rPr>
        <w:t>ВЪЗЛОЖИТЕЛЯТ</w:t>
      </w:r>
      <w:r>
        <w:t xml:space="preserve"> не е изпълнил някое от поетите договорни задължения.</w:t>
      </w:r>
    </w:p>
    <w:p w14:paraId="32DB88FF" w14:textId="77777777" w:rsidR="00891A18" w:rsidRDefault="00F72747" w:rsidP="00195A02">
      <w:pPr>
        <w:spacing w:after="120" w:line="276" w:lineRule="auto"/>
        <w:jc w:val="both"/>
      </w:pPr>
      <w:r>
        <w:tab/>
      </w:r>
    </w:p>
    <w:p w14:paraId="706AB565" w14:textId="7A0527FA" w:rsidR="005F2B0C" w:rsidRDefault="005F2B0C" w:rsidP="00195A02">
      <w:pPr>
        <w:spacing w:after="120" w:line="276" w:lineRule="auto"/>
        <w:jc w:val="both"/>
      </w:pPr>
      <w:r w:rsidRPr="00195A02">
        <w:rPr>
          <w:b/>
        </w:rPr>
        <w:lastRenderedPageBreak/>
        <w:t>Чл. 2</w:t>
      </w:r>
      <w:r w:rsidR="002600BF">
        <w:rPr>
          <w:b/>
        </w:rPr>
        <w:t>8</w:t>
      </w:r>
      <w:r w:rsidRPr="00195A02">
        <w:rPr>
          <w:b/>
        </w:rPr>
        <w:t>.</w:t>
      </w:r>
      <w:r>
        <w:t xml:space="preserve"> Отказ от програмата от страна на </w:t>
      </w:r>
      <w:r w:rsidRPr="00195A02">
        <w:rPr>
          <w:b/>
        </w:rPr>
        <w:t>ВЪЗЛОЖИТЕЛЯ</w:t>
      </w:r>
      <w:r>
        <w:t>:</w:t>
      </w:r>
    </w:p>
    <w:p w14:paraId="48BDE7DD" w14:textId="762279D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195A02">
        <w:rPr>
          <w:b/>
        </w:rPr>
        <w:t>ВЪЗЛОЖИТЕЛЯТ</w:t>
      </w:r>
      <w:r>
        <w:t xml:space="preserve"> може да се откаже </w:t>
      </w:r>
      <w:r w:rsidR="005F2B0C">
        <w:t xml:space="preserve">от програмата само с писмено заявление </w:t>
      </w:r>
      <w:r w:rsidR="00AF5BD3">
        <w:t xml:space="preserve">до </w:t>
      </w:r>
      <w:r w:rsidR="00AF5BD3" w:rsidRPr="00195A02">
        <w:rPr>
          <w:b/>
        </w:rPr>
        <w:t>ИЗПЪЛНИТЕЛЯ</w:t>
      </w:r>
      <w:r w:rsidR="00AF5BD3">
        <w:t xml:space="preserve">, направено </w:t>
      </w:r>
      <w:r w:rsidR="005F2B0C">
        <w:t xml:space="preserve">в офис на </w:t>
      </w:r>
      <w:r w:rsidR="005F2B0C" w:rsidRPr="00195A02">
        <w:rPr>
          <w:b/>
        </w:rPr>
        <w:t>ИЗПЪЛНИТЕЛЯ</w:t>
      </w:r>
      <w:r w:rsidR="00A92CD4">
        <w:rPr>
          <w:b/>
        </w:rPr>
        <w:t xml:space="preserve"> </w:t>
      </w:r>
      <w:r w:rsidR="00A92CD4" w:rsidRPr="00A92CD4">
        <w:t>и подписване на допълнителен анекс към този Договор</w:t>
      </w:r>
      <w:r w:rsidR="005F2B0C">
        <w:t>.</w:t>
      </w:r>
    </w:p>
    <w:p w14:paraId="190178B4" w14:textId="1821FD85" w:rsidR="00F12904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.1.1.</w:t>
      </w:r>
      <w:r>
        <w:t xml:space="preserve"> </w:t>
      </w:r>
      <w:r w:rsidR="005F2B0C">
        <w:t>При едностранен отказ от</w:t>
      </w:r>
      <w:r w:rsidR="00365DA1">
        <w:t xml:space="preserve"> участие</w:t>
      </w:r>
      <w:r w:rsidR="005F2B0C">
        <w:t xml:space="preserve"> </w:t>
      </w:r>
      <w:r w:rsidR="00747751">
        <w:t xml:space="preserve">в </w:t>
      </w:r>
      <w:r w:rsidR="005F2B0C">
        <w:t xml:space="preserve">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преди </w:t>
      </w:r>
      <w:r w:rsidR="007979A9" w:rsidRPr="007979A9">
        <w:rPr>
          <w:highlight w:val="yellow"/>
        </w:rPr>
        <w:t>избиране</w:t>
      </w:r>
      <w:r w:rsidR="005F2B0C" w:rsidRPr="007979A9">
        <w:rPr>
          <w:highlight w:val="yellow"/>
        </w:rPr>
        <w:t xml:space="preserve"> на работна оферта</w:t>
      </w:r>
      <w:r>
        <w:t>,</w:t>
      </w:r>
      <w:r w:rsidR="005F2B0C">
        <w:t xml:space="preserve"> </w:t>
      </w:r>
      <w:r w:rsidRPr="00195A02">
        <w:rPr>
          <w:b/>
        </w:rPr>
        <w:t>ИЗПЪЛНИТЕЛЯТ</w:t>
      </w:r>
      <w:r>
        <w:t xml:space="preserve"> </w:t>
      </w:r>
      <w:r w:rsidR="005F2B0C">
        <w:t>удържа сума</w:t>
      </w:r>
      <w:r>
        <w:t xml:space="preserve"> в размер на</w:t>
      </w:r>
      <w:r w:rsidR="005F2B0C"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8</w:t>
      </w:r>
      <w:r w:rsidR="00F12904" w:rsidRPr="007979A9">
        <w:rPr>
          <w:highlight w:val="yellow"/>
        </w:rPr>
        <w:t>5</w:t>
      </w:r>
      <w:r w:rsidR="005F2B0C" w:rsidRPr="007979A9">
        <w:rPr>
          <w:highlight w:val="yellow"/>
        </w:rPr>
        <w:t>0 /</w:t>
      </w:r>
      <w:r w:rsidR="007979A9" w:rsidRPr="007979A9">
        <w:rPr>
          <w:highlight w:val="yellow"/>
        </w:rPr>
        <w:t>осемстотин</w:t>
      </w:r>
      <w:r w:rsidR="00F12904" w:rsidRPr="007979A9">
        <w:rPr>
          <w:highlight w:val="yellow"/>
        </w:rPr>
        <w:t xml:space="preserve"> и петдесет/</w:t>
      </w:r>
      <w:r w:rsidR="00F12904">
        <w:t xml:space="preserve"> щатски</w:t>
      </w:r>
      <w:r w:rsidR="005F2B0C">
        <w:t xml:space="preserve"> долара</w:t>
      </w:r>
      <w:r w:rsidR="00F12904">
        <w:t>.</w:t>
      </w:r>
    </w:p>
    <w:p w14:paraId="32AC22FD" w14:textId="032DC893" w:rsidR="00F12904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.1.2</w:t>
      </w:r>
      <w:r>
        <w:rPr>
          <w:b/>
          <w:bCs/>
        </w:rPr>
        <w:t>.</w:t>
      </w:r>
      <w:r>
        <w:t xml:space="preserve"> При едностранен отказ от участие в програмата от страна на </w:t>
      </w:r>
      <w:r w:rsidRPr="00195A02">
        <w:rPr>
          <w:b/>
        </w:rPr>
        <w:t>ВЪЗЛОЖИТЕЛЯ</w:t>
      </w:r>
      <w:r>
        <w:t xml:space="preserve"> </w:t>
      </w:r>
      <w:r w:rsidR="0002190B" w:rsidRPr="007979A9">
        <w:rPr>
          <w:highlight w:val="yellow"/>
        </w:rPr>
        <w:t>след</w:t>
      </w:r>
      <w:r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>избиране</w:t>
      </w:r>
      <w:r w:rsidRPr="007979A9">
        <w:rPr>
          <w:highlight w:val="yellow"/>
        </w:rPr>
        <w:t xml:space="preserve"> на работна оферта</w:t>
      </w:r>
      <w:r w:rsidR="007979A9" w:rsidRPr="007979A9">
        <w:rPr>
          <w:highlight w:val="yellow"/>
        </w:rPr>
        <w:t xml:space="preserve"> и създаден профил в системата на спонсора</w:t>
      </w:r>
      <w:r>
        <w:t xml:space="preserve">, </w:t>
      </w:r>
      <w:r w:rsidRPr="00195A02">
        <w:rPr>
          <w:b/>
        </w:rPr>
        <w:t>ИЗПЪЛНИТЕЛЯТ</w:t>
      </w:r>
      <w:r>
        <w:t xml:space="preserve"> удържа сума в размер </w:t>
      </w:r>
      <w:r w:rsidRPr="007979A9">
        <w:rPr>
          <w:highlight w:val="yellow"/>
        </w:rPr>
        <w:t>на $</w:t>
      </w:r>
      <w:r w:rsidR="007979A9" w:rsidRPr="007979A9">
        <w:rPr>
          <w:highlight w:val="yellow"/>
        </w:rPr>
        <w:t>1000</w:t>
      </w:r>
      <w:r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</w:t>
      </w:r>
      <w:r>
        <w:t>/ щатски долара.</w:t>
      </w:r>
    </w:p>
    <w:p w14:paraId="4A0659A8" w14:textId="2B237D1F" w:rsidR="00695DC7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.1.3.</w:t>
      </w:r>
      <w:r>
        <w:t xml:space="preserve"> П</w:t>
      </w:r>
      <w:r w:rsidR="005F2B0C">
        <w:t xml:space="preserve">ри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след издаването на </w:t>
      </w:r>
      <w:r w:rsidR="00747751">
        <w:t xml:space="preserve">работното разрешително </w:t>
      </w:r>
      <w:r w:rsidR="005F2B0C">
        <w:rPr>
          <w:lang w:val="en-US"/>
        </w:rPr>
        <w:t>DS</w:t>
      </w:r>
      <w:r w:rsidR="00452531">
        <w:t>-</w:t>
      </w:r>
      <w:r w:rsidR="006A612B">
        <w:t>20</w:t>
      </w:r>
      <w:r w:rsidR="00452531">
        <w:t>19</w:t>
      </w:r>
      <w:r w:rsidR="006A612B">
        <w:t xml:space="preserve"> </w:t>
      </w:r>
      <w:r w:rsidR="005F2B0C">
        <w:t xml:space="preserve">и </w:t>
      </w:r>
      <w:r w:rsidR="00A2184A">
        <w:t>в 14-</w:t>
      </w:r>
      <w:r w:rsidR="008C2029">
        <w:t xml:space="preserve">дневен срок преди началната </w:t>
      </w:r>
      <w:r w:rsidR="00520D14">
        <w:t>му дата</w:t>
      </w:r>
      <w:r w:rsidR="00695DC7">
        <w:t>,</w:t>
      </w:r>
      <w:r w:rsidR="00520D14">
        <w:t xml:space="preserve"> </w:t>
      </w:r>
      <w:r w:rsidR="00695DC7" w:rsidRPr="00195A02">
        <w:rPr>
          <w:b/>
        </w:rPr>
        <w:t>ИЗПЪЛНИТЕЛЯТ</w:t>
      </w:r>
      <w:r w:rsidR="00520D14">
        <w:t xml:space="preserve"> удържа сума</w:t>
      </w:r>
      <w:r w:rsidR="00695DC7">
        <w:t xml:space="preserve"> в </w:t>
      </w:r>
      <w:r w:rsidR="00695DC7" w:rsidRPr="007979A9">
        <w:rPr>
          <w:highlight w:val="yellow"/>
        </w:rPr>
        <w:t>размер на</w:t>
      </w:r>
      <w:r w:rsidR="00520D14" w:rsidRPr="007979A9">
        <w:rPr>
          <w:highlight w:val="yellow"/>
        </w:rPr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1250</w:t>
      </w:r>
      <w:r w:rsidR="00520D14"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 двеста</w:t>
      </w:r>
      <w:r w:rsidR="005F2B0C" w:rsidRPr="007979A9">
        <w:rPr>
          <w:highlight w:val="yellow"/>
        </w:rPr>
        <w:t xml:space="preserve"> и петдесет щатски долара</w:t>
      </w:r>
      <w:r w:rsidR="00695DC7" w:rsidRPr="007979A9">
        <w:rPr>
          <w:highlight w:val="yellow"/>
        </w:rPr>
        <w:t>/</w:t>
      </w:r>
      <w:r w:rsidR="005F2B0C" w:rsidRPr="007979A9">
        <w:rPr>
          <w:highlight w:val="yellow"/>
        </w:rPr>
        <w:t>.</w:t>
      </w:r>
      <w:r w:rsidR="007979A9" w:rsidRPr="007979A9">
        <w:t xml:space="preserve"> </w:t>
      </w:r>
    </w:p>
    <w:p w14:paraId="6534EE09" w14:textId="7B82B48C" w:rsidR="00695DC7" w:rsidRDefault="00695DC7" w:rsidP="00195A02">
      <w:pPr>
        <w:spacing w:after="120" w:line="276" w:lineRule="auto"/>
        <w:ind w:firstLine="720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 w:rsidR="0002190B">
        <w:rPr>
          <w:b/>
        </w:rPr>
        <w:t>4</w:t>
      </w:r>
      <w:r w:rsidRPr="00195A02">
        <w:rPr>
          <w:b/>
        </w:rPr>
        <w:t>.</w:t>
      </w:r>
      <w:r>
        <w:t xml:space="preserve"> </w:t>
      </w:r>
      <w:r w:rsidR="00365DA1">
        <w:t xml:space="preserve">В случай на отказ от участие в програмата от страна на </w:t>
      </w:r>
      <w:r w:rsidR="00365DA1" w:rsidRPr="00195A02">
        <w:rPr>
          <w:b/>
        </w:rPr>
        <w:t>ВЪЗЛОЖИТЕЛЯ</w:t>
      </w:r>
      <w:r w:rsidR="00365DA1">
        <w:t xml:space="preserve"> след издаване на  </w:t>
      </w:r>
      <w:r w:rsidR="00365DA1">
        <w:rPr>
          <w:lang w:val="en-US"/>
        </w:rPr>
        <w:t>J</w:t>
      </w:r>
      <w:r w:rsidR="00365DA1" w:rsidRPr="00D165E1">
        <w:t xml:space="preserve">1 </w:t>
      </w:r>
      <w:r w:rsidR="00365DA1">
        <w:t xml:space="preserve">ВИЗА от страна на </w:t>
      </w:r>
      <w:r w:rsidR="003B4124">
        <w:t>Посолство на САЩ</w:t>
      </w:r>
      <w:r w:rsidR="00365DA1">
        <w:t xml:space="preserve"> в България и в</w:t>
      </w:r>
      <w:r w:rsidR="00747751">
        <w:t xml:space="preserve"> </w:t>
      </w:r>
      <w:r w:rsidR="00EA3DEF">
        <w:t>30</w:t>
      </w:r>
      <w:r w:rsidR="00A2184A">
        <w:t>-</w:t>
      </w:r>
      <w:r w:rsidR="00365DA1">
        <w:t xml:space="preserve">дневен срок преди началната дата на работното разрешително </w:t>
      </w:r>
      <w:r w:rsidR="00365DA1">
        <w:rPr>
          <w:lang w:val="en-US"/>
        </w:rPr>
        <w:t>DS</w:t>
      </w:r>
      <w:r w:rsidR="00452531">
        <w:t>-</w:t>
      </w:r>
      <w:r w:rsidR="006A612B" w:rsidRPr="00D165E1">
        <w:t>20</w:t>
      </w:r>
      <w:r w:rsidR="00452531">
        <w:t>19</w:t>
      </w:r>
      <w:r>
        <w:t xml:space="preserve">, </w:t>
      </w:r>
      <w:r w:rsidRPr="00195A02">
        <w:rPr>
          <w:b/>
        </w:rPr>
        <w:t>ИЗПЪЛНИТЕЛЯТ</w:t>
      </w:r>
      <w:r w:rsidR="00365DA1" w:rsidRPr="00D165E1">
        <w:t xml:space="preserve"> </w:t>
      </w:r>
      <w:r w:rsidR="00365DA1">
        <w:t>удържа сума</w:t>
      </w:r>
      <w:r>
        <w:t xml:space="preserve"> в размер на</w:t>
      </w:r>
      <w:r w:rsidR="00365DA1">
        <w:t xml:space="preserve"> </w:t>
      </w:r>
      <w:r w:rsidR="00747751">
        <w:t>$</w:t>
      </w:r>
      <w:r w:rsidR="00C62BB9" w:rsidRPr="007979A9">
        <w:rPr>
          <w:highlight w:val="yellow"/>
        </w:rPr>
        <w:t>1</w:t>
      </w:r>
      <w:r w:rsidR="007979A9" w:rsidRPr="007979A9">
        <w:rPr>
          <w:highlight w:val="yellow"/>
        </w:rPr>
        <w:t>4</w:t>
      </w:r>
      <w:r w:rsidR="00365DA1" w:rsidRPr="007979A9">
        <w:rPr>
          <w:highlight w:val="yellow"/>
        </w:rPr>
        <w:t>50 /</w:t>
      </w:r>
      <w:r w:rsidR="00C62BB9" w:rsidRPr="007979A9">
        <w:rPr>
          <w:highlight w:val="yellow"/>
        </w:rPr>
        <w:t>хиляда</w:t>
      </w:r>
      <w:r w:rsidR="00365DA1"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 xml:space="preserve">четиристотин </w:t>
      </w:r>
      <w:r w:rsidR="00365DA1" w:rsidRPr="007979A9">
        <w:rPr>
          <w:highlight w:val="yellow"/>
        </w:rPr>
        <w:t>и петдесет щатски долара</w:t>
      </w:r>
      <w:r w:rsidRPr="007979A9">
        <w:rPr>
          <w:highlight w:val="yellow"/>
        </w:rPr>
        <w:t>/</w:t>
      </w:r>
      <w:r w:rsidR="00365DA1" w:rsidRPr="007979A9">
        <w:rPr>
          <w:highlight w:val="yellow"/>
        </w:rPr>
        <w:t>.</w:t>
      </w:r>
    </w:p>
    <w:p w14:paraId="6769D7AC" w14:textId="74B8B237" w:rsidR="00352FB9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02190B">
        <w:rPr>
          <w:b/>
        </w:rPr>
        <w:t>1.5</w:t>
      </w:r>
      <w:r w:rsidRPr="00195A02">
        <w:rPr>
          <w:b/>
        </w:rPr>
        <w:t>.</w:t>
      </w:r>
      <w:r>
        <w:t xml:space="preserve"> </w:t>
      </w:r>
      <w:r w:rsidR="005F2B0C">
        <w:t>В случай на отказ от участие след началото на програмата</w:t>
      </w:r>
      <w:r w:rsidR="00520D14">
        <w:t xml:space="preserve"> или по-малко от 14 дни преди началото на програмата,</w:t>
      </w:r>
      <w:r w:rsidR="005F2B0C">
        <w:t xml:space="preserve"> никакви суми не подлежат на възстановяване. Началната дата на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5F2B0C">
        <w:t xml:space="preserve">се </w:t>
      </w:r>
      <w:r w:rsidR="00A2184A">
        <w:t>смята</w:t>
      </w:r>
      <w:r w:rsidR="005F2B0C">
        <w:t xml:space="preserve"> за начало на програмата.</w:t>
      </w:r>
      <w:r w:rsidR="007979A9">
        <w:t xml:space="preserve"> </w:t>
      </w:r>
      <w:r w:rsidR="007979A9" w:rsidRPr="007979A9">
        <w:rPr>
          <w:highlight w:val="yellow"/>
        </w:rPr>
        <w:t>Това условие се прилага независимо от обстоятелството дали на ВЪЗЛОЖИТЕЛЯ е издадена виза J-1 или не.“</w:t>
      </w:r>
    </w:p>
    <w:p w14:paraId="5C7931D1" w14:textId="1BD7D1BF" w:rsidR="005F2B0C" w:rsidRDefault="00352FB9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877FCD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="005F2B0C">
        <w:t xml:space="preserve">Такса </w:t>
      </w:r>
      <w:r w:rsidR="005F2B0C">
        <w:rPr>
          <w:lang w:val="en-US"/>
        </w:rPr>
        <w:t>SEVIS</w:t>
      </w:r>
      <w:r w:rsidR="007979A9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 </w:t>
      </w:r>
      <w:r w:rsidR="005F2B0C">
        <w:t xml:space="preserve">и таксата </w:t>
      </w:r>
      <w:r w:rsidR="00A2184A">
        <w:t xml:space="preserve">за визово </w:t>
      </w:r>
      <w:r w:rsidR="005F2B0C">
        <w:t xml:space="preserve">интервю в </w:t>
      </w:r>
      <w:r w:rsidR="007442B3">
        <w:rPr>
          <w:color w:val="000000"/>
        </w:rPr>
        <w:t>Посолство</w:t>
      </w:r>
      <w:r w:rsidR="00A2184A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7442B3">
        <w:t xml:space="preserve"> </w:t>
      </w:r>
      <w:r w:rsidR="005F2B0C">
        <w:t>не подлежат на възстановяване.</w:t>
      </w:r>
    </w:p>
    <w:p w14:paraId="59F0181A" w14:textId="703937E5" w:rsidR="006B2ED0" w:rsidRDefault="006B2ED0" w:rsidP="00195A02">
      <w:pPr>
        <w:spacing w:after="120" w:line="276" w:lineRule="auto"/>
        <w:ind w:firstLine="708"/>
        <w:jc w:val="both"/>
      </w:pPr>
      <w:r w:rsidRPr="006B2ED0">
        <w:rPr>
          <w:b/>
          <w:bCs/>
        </w:rPr>
        <w:t>2</w:t>
      </w:r>
      <w:r w:rsidR="002600BF">
        <w:rPr>
          <w:b/>
          <w:bCs/>
        </w:rPr>
        <w:t>9</w:t>
      </w:r>
      <w:r w:rsidRPr="006B2ED0">
        <w:rPr>
          <w:b/>
          <w:bCs/>
        </w:rPr>
        <w:t>.3.</w:t>
      </w:r>
      <w:r w:rsidRPr="006B2ED0">
        <w:t xml:space="preserve"> В случай че част от дължимите суми по Договора са заплатени от ВЪЗЛОЖИТЕЛЯ чрез ваучер или друг аналогичен документ, издаден от ИЗПЪЛНИТЕЛЯ, тези суми не подлежат на връщане или възстановяване.</w:t>
      </w:r>
    </w:p>
    <w:p w14:paraId="2F9EF20E" w14:textId="4775726A" w:rsidR="00596D47" w:rsidRDefault="00596D47" w:rsidP="00195A02">
      <w:pPr>
        <w:spacing w:after="120" w:line="276" w:lineRule="auto"/>
        <w:ind w:firstLine="708"/>
        <w:jc w:val="both"/>
      </w:pPr>
      <w:r w:rsidRPr="00596D47">
        <w:rPr>
          <w:b/>
          <w:bCs/>
        </w:rPr>
        <w:t>29.4.</w:t>
      </w:r>
      <w:r>
        <w:t xml:space="preserve"> </w:t>
      </w:r>
      <w:r w:rsidRPr="00596D47">
        <w:t>В случай че ВЪЗЛОЖИТЕЛЯТ се откаже от участие в програмата без да е заплатил изискуемия депозит и/или без да подпише допълнителен анекс по чл. 29.1, този отказ се счита за едностранен отказ от програмата от страна на ВЪЗЛОЖИТЕЛЯ. В този случай ВЪЗЛОЖИТЕЛЯТ дължи на ИЗПЪЛНИТЕЛЯ сума в размер на $</w:t>
      </w:r>
      <w:r w:rsidR="0075293D">
        <w:t>6</w:t>
      </w:r>
      <w:r w:rsidRPr="00596D47">
        <w:t>50 (</w:t>
      </w:r>
      <w:r w:rsidR="0075293D">
        <w:t>шестотин</w:t>
      </w:r>
      <w:r w:rsidRPr="00596D47">
        <w:t xml:space="preserve"> и петдесет щатски долара), съответстваща на стандартната такса при отказ преди подписване на работна оферта. Сумата се дължи независимо от това дали ВЪЗЛОЖИТЕЛЯТ е подавал документи или е участвал в последващи етапи на програмата.</w:t>
      </w:r>
    </w:p>
    <w:p w14:paraId="3079164A" w14:textId="6D21187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2600BF">
        <w:rPr>
          <w:b/>
        </w:rPr>
        <w:t>30</w:t>
      </w:r>
      <w:r w:rsidR="005F2B0C" w:rsidRPr="00195A02">
        <w:rPr>
          <w:b/>
        </w:rPr>
        <w:t>.</w:t>
      </w:r>
      <w:r w:rsidR="005F2B0C">
        <w:t xml:space="preserve"> Прекратяване на програмата поради отказ на виза:</w:t>
      </w:r>
    </w:p>
    <w:p w14:paraId="2A83ADF3" w14:textId="7C275EC7" w:rsidR="00352FB9" w:rsidRDefault="002600BF" w:rsidP="00195A02">
      <w:pPr>
        <w:spacing w:after="120" w:line="276" w:lineRule="auto"/>
        <w:ind w:firstLine="708"/>
        <w:jc w:val="both"/>
      </w:pPr>
      <w:r>
        <w:rPr>
          <w:b/>
        </w:rPr>
        <w:t>30</w:t>
      </w:r>
      <w:r w:rsidR="00352FB9" w:rsidRPr="00195A02">
        <w:rPr>
          <w:b/>
        </w:rPr>
        <w:t>.1.</w:t>
      </w:r>
      <w:r w:rsidR="00352FB9">
        <w:t xml:space="preserve"> </w:t>
      </w:r>
      <w:r w:rsidR="005F2B0C">
        <w:t xml:space="preserve">При отказ на виза от страна на </w:t>
      </w:r>
      <w:r w:rsidR="003B4124">
        <w:t>Посолство</w:t>
      </w:r>
      <w:r w:rsidR="00A2184A">
        <w:t>то</w:t>
      </w:r>
      <w:r w:rsidR="003B4124">
        <w:t xml:space="preserve"> на САЩ в България</w:t>
      </w:r>
      <w:r w:rsidR="00352FB9">
        <w:t xml:space="preserve">, </w:t>
      </w:r>
      <w:r w:rsidR="00352FB9" w:rsidRPr="00195A02">
        <w:rPr>
          <w:b/>
        </w:rPr>
        <w:t>ИЗПЪЛНИТЕЛЯТ</w:t>
      </w:r>
      <w:r w:rsidR="005F2B0C">
        <w:t xml:space="preserve"> удържа сума </w:t>
      </w:r>
      <w:r w:rsidR="00352FB9">
        <w:t>в размер на</w:t>
      </w:r>
      <w:r w:rsidR="005F2B0C">
        <w:t xml:space="preserve"> </w:t>
      </w:r>
      <w:r w:rsidR="00C421D2" w:rsidRPr="007979A9">
        <w:rPr>
          <w:highlight w:val="yellow"/>
        </w:rPr>
        <w:t>$</w:t>
      </w:r>
      <w:r w:rsidR="007979A9" w:rsidRPr="007979A9">
        <w:rPr>
          <w:highlight w:val="yellow"/>
        </w:rPr>
        <w:t>1450</w:t>
      </w:r>
      <w:r w:rsidR="005F2B0C" w:rsidRPr="007979A9">
        <w:rPr>
          <w:highlight w:val="yellow"/>
        </w:rPr>
        <w:t xml:space="preserve"> </w:t>
      </w:r>
      <w:bookmarkStart w:id="6" w:name="_Hlk526241221"/>
      <w:r w:rsidR="00A2184A" w:rsidRPr="007979A9">
        <w:rPr>
          <w:highlight w:val="yellow"/>
        </w:rPr>
        <w:t>/</w:t>
      </w:r>
      <w:r w:rsidR="007979A9" w:rsidRPr="007979A9">
        <w:rPr>
          <w:highlight w:val="yellow"/>
        </w:rPr>
        <w:t xml:space="preserve">хиляда четиристотин </w:t>
      </w:r>
      <w:r w:rsidR="00A2184A" w:rsidRPr="007979A9">
        <w:rPr>
          <w:highlight w:val="yellow"/>
        </w:rPr>
        <w:t>и</w:t>
      </w:r>
      <w:r w:rsidR="005F2B0C" w:rsidRPr="007979A9">
        <w:rPr>
          <w:highlight w:val="yellow"/>
        </w:rPr>
        <w:t xml:space="preserve"> петдесет щатски долара</w:t>
      </w:r>
      <w:bookmarkEnd w:id="6"/>
      <w:r w:rsidR="00352FB9" w:rsidRPr="007979A9">
        <w:rPr>
          <w:highlight w:val="yellow"/>
        </w:rPr>
        <w:t>/</w:t>
      </w:r>
      <w:r w:rsidR="005F2B0C">
        <w:t xml:space="preserve">. Таксата </w:t>
      </w:r>
      <w:r w:rsidR="005F2B0C">
        <w:rPr>
          <w:lang w:val="en-US"/>
        </w:rPr>
        <w:t>SEVIS</w:t>
      </w:r>
      <w:r w:rsidR="005F2B0C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, </w:t>
      </w:r>
      <w:r w:rsidR="005F2B0C">
        <w:t>както и консулската такса за кандидатстване за американска виза</w:t>
      </w:r>
      <w:r w:rsidR="00EC7B9F">
        <w:t xml:space="preserve"> в Посолството на САЩ в Бъ</w:t>
      </w:r>
      <w:r w:rsidR="009835D5">
        <w:t>лг</w:t>
      </w:r>
      <w:r w:rsidR="00EC7B9F">
        <w:t>ария</w:t>
      </w:r>
      <w:r w:rsidR="005F2B0C">
        <w:t xml:space="preserve"> не подлежат на възстановяване.</w:t>
      </w:r>
    </w:p>
    <w:p w14:paraId="614D5E39" w14:textId="305B0C4E" w:rsidR="00FA1C13" w:rsidRDefault="002600BF" w:rsidP="00CF1115">
      <w:pPr>
        <w:spacing w:after="120" w:line="276" w:lineRule="auto"/>
        <w:ind w:firstLine="708"/>
        <w:jc w:val="both"/>
      </w:pPr>
      <w:r>
        <w:rPr>
          <w:b/>
        </w:rPr>
        <w:lastRenderedPageBreak/>
        <w:t>30</w:t>
      </w:r>
      <w:r w:rsidR="00352FB9" w:rsidRPr="00195A02">
        <w:rPr>
          <w:b/>
        </w:rPr>
        <w:t>.2.</w:t>
      </w:r>
      <w:r w:rsidR="00352FB9">
        <w:t xml:space="preserve"> </w:t>
      </w:r>
      <w:r w:rsidR="005F2B0C">
        <w:t xml:space="preserve">За да бъдат възстановени таксите, с изключение на таксите </w:t>
      </w:r>
      <w:r w:rsidR="005F2B0C" w:rsidRPr="00913B6A">
        <w:rPr>
          <w:highlight w:val="yellow"/>
        </w:rPr>
        <w:t xml:space="preserve">по </w:t>
      </w:r>
      <w:r w:rsidR="00352FB9" w:rsidRPr="00913B6A">
        <w:rPr>
          <w:highlight w:val="yellow"/>
        </w:rPr>
        <w:t>точка</w:t>
      </w:r>
      <w:r w:rsidR="00913B6A" w:rsidRPr="00913B6A">
        <w:rPr>
          <w:highlight w:val="yellow"/>
        </w:rPr>
        <w:t xml:space="preserve"> 30.1</w:t>
      </w:r>
      <w:r w:rsidR="00352FB9">
        <w:t>.</w:t>
      </w:r>
      <w:r w:rsidR="005F2B0C">
        <w:t>, при отказ на виза</w:t>
      </w:r>
      <w:r w:rsidR="00352FB9">
        <w:t>,</w:t>
      </w:r>
      <w:r w:rsidR="005F2B0C">
        <w:t xml:space="preserve"> е необходимо ВЪЗЛОЖИТЕЛЯТ да уведоми ИЗПЪЛНИТЕЛЯ в двудневен срок, както и да </w:t>
      </w:r>
      <w:r w:rsidR="005F2B0C" w:rsidRPr="00913B6A">
        <w:rPr>
          <w:b/>
          <w:bCs/>
        </w:rPr>
        <w:t>предаде оригинала</w:t>
      </w:r>
      <w:r w:rsidR="005F2B0C">
        <w:t xml:space="preserve"> на сво</w:t>
      </w:r>
      <w:r w:rsidR="008A6479">
        <w:t>ето</w:t>
      </w:r>
      <w:r w:rsidR="004A2CB2">
        <w:t xml:space="preserve">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913B6A">
        <w:t xml:space="preserve">в офис на Агенцията </w:t>
      </w:r>
      <w:r w:rsidR="005F2B0C">
        <w:t>преди неговата начална дата</w:t>
      </w:r>
      <w:r w:rsidR="00352FB9">
        <w:t xml:space="preserve">. В случай че ВЪЗЛОЖИТЕЛЯТ не изпълни това свое задължение, </w:t>
      </w:r>
      <w:r w:rsidR="005F2B0C">
        <w:t xml:space="preserve">губи </w:t>
      </w:r>
      <w:r w:rsidR="00352FB9">
        <w:t>всички платени</w:t>
      </w:r>
      <w:r w:rsidR="005F2B0C">
        <w:t xml:space="preserve"> до момента суми.</w:t>
      </w:r>
    </w:p>
    <w:p w14:paraId="75081AE4" w14:textId="77777777" w:rsidR="00913B6A" w:rsidRDefault="00913B6A" w:rsidP="00CF1115">
      <w:pPr>
        <w:spacing w:after="120" w:line="276" w:lineRule="auto"/>
        <w:ind w:firstLine="708"/>
        <w:jc w:val="both"/>
      </w:pPr>
    </w:p>
    <w:p w14:paraId="48760568" w14:textId="77777777" w:rsidR="00FA1C13" w:rsidRDefault="00FA1C13" w:rsidP="00195A02">
      <w:pPr>
        <w:spacing w:after="120" w:line="276" w:lineRule="auto"/>
        <w:ind w:firstLine="708"/>
        <w:jc w:val="both"/>
      </w:pPr>
    </w:p>
    <w:p w14:paraId="6D39BA18" w14:textId="39439D40" w:rsidR="005F2B0C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ФОРС МАЖОР</w:t>
      </w:r>
    </w:p>
    <w:p w14:paraId="7446A406" w14:textId="3E20E0E1" w:rsidR="005E3BC9" w:rsidRDefault="00F72747" w:rsidP="00CF1115">
      <w:pPr>
        <w:spacing w:after="120" w:line="276" w:lineRule="auto"/>
        <w:ind w:firstLine="720"/>
        <w:jc w:val="both"/>
      </w:pPr>
      <w:r>
        <w:rPr>
          <w:b/>
        </w:rPr>
        <w:t xml:space="preserve">Чл. </w:t>
      </w:r>
      <w:r w:rsidR="002600BF">
        <w:rPr>
          <w:b/>
        </w:rPr>
        <w:t>31</w:t>
      </w:r>
      <w:r w:rsidR="001E45E9">
        <w:rPr>
          <w:b/>
        </w:rPr>
        <w:t xml:space="preserve">. </w:t>
      </w:r>
      <w:r w:rsidR="00803950" w:rsidRPr="00195A02">
        <w:t>Страните не носят отговорност за пълно или частично неизпълнение на задълженията си по Договора</w:t>
      </w:r>
      <w:r w:rsidR="00803950">
        <w:t xml:space="preserve">, ако то се дължи на „непреодолима сила“ (форсмажор). Под „непреодолима сила“ (форсмажор) се разбира обстоятелство (събитие) от извънреден характер, което е възникнало след сключване на договора, не е могло да бъде  предвидено и не зависи от волята на страните, като: пожар, производствени аварии, военни действия, природни бедствия – бури, проливни дъждове, наводнения, градушки, земетресения, заледявания, суша, свличане на земни маси и др. природни стихии, ембарго, правителствени забрани, наложени международни санкции, стачки, бунтове, безредици, </w:t>
      </w:r>
      <w:r w:rsidR="005B2D4D">
        <w:t xml:space="preserve">епидемични обстановки и др. Страната, която е изпаднала в невъзможност да изпълни задълженията си, поради настъпило форсмажорно обстоятелство е длъжна в 10-дневен срок да уведоми писмено другата страна за възникването му, както и предполагаемия период на действие и прекратяване на форсмажорното обстоятелство. За избягване на всяко съмнение, нова </w:t>
      </w:r>
      <w:r w:rsidR="005B2D4D">
        <w:rPr>
          <w:lang w:val="en-US"/>
        </w:rPr>
        <w:t>COVID</w:t>
      </w:r>
      <w:r w:rsidR="005B2D4D" w:rsidRPr="00841170">
        <w:t>-19 или сходна на нея вълна</w:t>
      </w:r>
      <w:r w:rsidR="005B2D4D">
        <w:t xml:space="preserve"> и последвала епидемиологична обстановка</w:t>
      </w:r>
      <w:r w:rsidR="005B2D4D" w:rsidRPr="00841170">
        <w:t>, ще се счита за форсмажорно обстоятелство</w:t>
      </w:r>
      <w:r w:rsidR="005B2D4D">
        <w:t xml:space="preserve"> без да е необходимо, която и да е от страните да уведомява другата страна.</w:t>
      </w:r>
    </w:p>
    <w:p w14:paraId="4BE2A9DA" w14:textId="77777777" w:rsidR="005E3BC9" w:rsidRPr="00195A02" w:rsidRDefault="005E3BC9" w:rsidP="00195A02">
      <w:pPr>
        <w:spacing w:after="120" w:line="276" w:lineRule="auto"/>
        <w:ind w:firstLine="720"/>
        <w:jc w:val="both"/>
      </w:pPr>
    </w:p>
    <w:p w14:paraId="605E5F75" w14:textId="5CB3A944" w:rsidR="00F72747" w:rsidRPr="00195A02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ДРУГИ РАЗПОРЕДБИ</w:t>
      </w:r>
    </w:p>
    <w:p w14:paraId="0D86503F" w14:textId="0FB2A43D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не гарантира издаване на виза на </w:t>
      </w:r>
      <w:r w:rsidRPr="00195A02">
        <w:rPr>
          <w:b/>
        </w:rPr>
        <w:t>ВЪЗЛОЖИТЕЛЯ</w:t>
      </w:r>
      <w:r w:rsidR="00352FB9">
        <w:t xml:space="preserve"> и не носи никаква отговорност, ако поради някаква причина на </w:t>
      </w:r>
      <w:r w:rsidR="00352FB9" w:rsidRPr="00195A02">
        <w:rPr>
          <w:b/>
        </w:rPr>
        <w:t>ВЪЗЛОЖИТЕЛЯ</w:t>
      </w:r>
      <w:r w:rsidR="00352FB9">
        <w:t xml:space="preserve"> му бъде отказано издаването на виза</w:t>
      </w:r>
      <w:r>
        <w:t>.</w:t>
      </w:r>
    </w:p>
    <w:p w14:paraId="33224409" w14:textId="40EAEE2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С подписване на настоящия договор, </w:t>
      </w:r>
      <w:r w:rsidR="005F2B0C" w:rsidRPr="00195A02">
        <w:rPr>
          <w:b/>
        </w:rPr>
        <w:t>ВЪЗЛОЖИТЕЛЯТ</w:t>
      </w:r>
      <w:r w:rsidR="005F2B0C">
        <w:t xml:space="preserve"> декларира, че е наясно, че нито </w:t>
      </w:r>
      <w:r w:rsidR="005F2B0C" w:rsidRPr="00195A02">
        <w:rPr>
          <w:b/>
        </w:rPr>
        <w:t>ИЗПЪЛНИТЕЛЯ</w:t>
      </w:r>
      <w:r w:rsidR="00A2184A" w:rsidRPr="00195A02">
        <w:rPr>
          <w:b/>
        </w:rPr>
        <w:t>Т</w:t>
      </w:r>
      <w:r w:rsidR="005F2B0C">
        <w:t xml:space="preserve">, нито </w:t>
      </w:r>
      <w:r w:rsidR="0033311F">
        <w:t xml:space="preserve">организацията-спонсор </w:t>
      </w:r>
      <w:r w:rsidR="005F2B0C">
        <w:t xml:space="preserve">са негови работодатели, както и </w:t>
      </w:r>
      <w:r w:rsidR="00A2184A">
        <w:t xml:space="preserve">че е наясно, че двете дружества, споменати </w:t>
      </w:r>
      <w:r w:rsidR="005F2B0C">
        <w:t>в предходното изречение</w:t>
      </w:r>
      <w:r w:rsidR="00A2184A">
        <w:t>,</w:t>
      </w:r>
      <w:r w:rsidR="005F2B0C">
        <w:t xml:space="preserve"> не носят отговорност за отношенията на работодателя и </w:t>
      </w:r>
      <w:r w:rsidR="005F2B0C" w:rsidRPr="00195A02">
        <w:rPr>
          <w:b/>
        </w:rPr>
        <w:t>ВЪЗЛОЖИТЕЛЯ</w:t>
      </w:r>
      <w:r w:rsidR="005F2B0C">
        <w:t>.</w:t>
      </w:r>
    </w:p>
    <w:p w14:paraId="42125BD0" w14:textId="5EAF343C" w:rsidR="001E45E9" w:rsidRDefault="001E45E9" w:rsidP="00195A02">
      <w:pPr>
        <w:spacing w:after="120" w:line="276" w:lineRule="auto"/>
        <w:jc w:val="both"/>
      </w:pPr>
      <w:r>
        <w:tab/>
      </w: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4</w:t>
      </w:r>
      <w:r w:rsidRPr="00195A02">
        <w:rPr>
          <w:b/>
        </w:rPr>
        <w:t>.</w:t>
      </w:r>
      <w:r>
        <w:rPr>
          <w:b/>
        </w:rPr>
        <w:t xml:space="preserve"> ВЪЗЛОЖИТЕЛЯТ </w:t>
      </w:r>
      <w:r w:rsidRPr="00195A02">
        <w:t>декларира, че е наясно, че по време на престоя си в САЩ,</w:t>
      </w:r>
      <w:r>
        <w:rPr>
          <w:b/>
        </w:rPr>
        <w:t xml:space="preserve"> ИЗПЪЛНИТЕЛЯТ </w:t>
      </w:r>
      <w:r w:rsidRPr="00195A02">
        <w:t>не носи никаква отговорност за</w:t>
      </w:r>
      <w:r>
        <w:rPr>
          <w:b/>
        </w:rPr>
        <w:t xml:space="preserve"> ВЪЗЛОЖИТЕЛЯ </w:t>
      </w:r>
      <w:r w:rsidRPr="00195A02">
        <w:t>и</w:t>
      </w:r>
      <w:r>
        <w:t xml:space="preserve"> че последният</w:t>
      </w:r>
      <w:r w:rsidRPr="00195A02">
        <w:t xml:space="preserve"> не може да има каквито и да било претенции към </w:t>
      </w:r>
      <w:r>
        <w:rPr>
          <w:b/>
        </w:rPr>
        <w:t xml:space="preserve">ИЗПЪЛНИТЕЛЯ </w:t>
      </w:r>
      <w:r w:rsidRPr="00195A02">
        <w:t>за този период</w:t>
      </w:r>
      <w:r>
        <w:t>.</w:t>
      </w:r>
    </w:p>
    <w:p w14:paraId="4588C541" w14:textId="2E1760B2" w:rsidR="006C5851" w:rsidRPr="00195A02" w:rsidRDefault="006C5851" w:rsidP="00195A02">
      <w:pPr>
        <w:spacing w:after="120" w:line="276" w:lineRule="auto"/>
        <w:jc w:val="both"/>
        <w:rPr>
          <w:b/>
        </w:rPr>
      </w:pPr>
      <w:r>
        <w:tab/>
      </w:r>
      <w:r w:rsidRPr="00AC0401">
        <w:rPr>
          <w:b/>
        </w:rPr>
        <w:t>Чл. 3</w:t>
      </w:r>
      <w:r w:rsidR="002600BF">
        <w:rPr>
          <w:b/>
        </w:rPr>
        <w:t>5</w:t>
      </w:r>
      <w:r w:rsidRPr="00AC0401">
        <w:rPr>
          <w:b/>
        </w:rPr>
        <w:t>.</w:t>
      </w:r>
      <w:r>
        <w:t xml:space="preserve"> </w:t>
      </w:r>
      <w:r w:rsidR="00CC385B" w:rsidRPr="00AC0401">
        <w:rPr>
          <w:b/>
        </w:rPr>
        <w:t>ВЪЗЛОЖИТЕЛЯТ</w:t>
      </w:r>
      <w:r w:rsidR="00CC385B">
        <w:t xml:space="preserve"> дължи на </w:t>
      </w:r>
      <w:r w:rsidR="00CC385B">
        <w:rPr>
          <w:b/>
        </w:rPr>
        <w:t>ИЗПЪЛНИТЕЛЯТ</w:t>
      </w:r>
      <w:r w:rsidR="00CC385B">
        <w:t xml:space="preserve"> неустойка за забавено плащане на която и да е от сумите по настоящия договор за всеки ден забава в размер на 1% на ден от съответното плащане, но не повече от 10% от съответната забавена сума</w:t>
      </w:r>
      <w:r w:rsidR="00CC385B" w:rsidRPr="00CC3F4F">
        <w:t>;</w:t>
      </w:r>
    </w:p>
    <w:p w14:paraId="4CD8321D" w14:textId="68C84977" w:rsidR="00877FCD" w:rsidRPr="006A612B" w:rsidRDefault="00F72747" w:rsidP="00D67299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3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За всички неуредени въпроси в настоящия договор се прилага българското законодателство.</w:t>
      </w:r>
    </w:p>
    <w:p w14:paraId="2A94EB47" w14:textId="73429ABA" w:rsidR="005F2B0C" w:rsidRDefault="005F2B0C" w:rsidP="00A92CD4">
      <w:pPr>
        <w:spacing w:after="120" w:line="276" w:lineRule="auto"/>
        <w:ind w:firstLine="708"/>
        <w:jc w:val="both"/>
      </w:pPr>
      <w:r>
        <w:lastRenderedPageBreak/>
        <w:t xml:space="preserve">Настоящият договор се подписа в два еднообразни екземпляра – по един за всяка от страните. </w:t>
      </w:r>
    </w:p>
    <w:p w14:paraId="4352F162" w14:textId="77777777" w:rsidR="006A612B" w:rsidRDefault="006A612B" w:rsidP="00195A02">
      <w:pPr>
        <w:spacing w:after="120" w:line="276" w:lineRule="auto"/>
        <w:jc w:val="both"/>
      </w:pPr>
    </w:p>
    <w:p w14:paraId="5E22CAD7" w14:textId="158128DE" w:rsidR="005F2B0C" w:rsidRDefault="006A612B" w:rsidP="00195A02">
      <w:pPr>
        <w:spacing w:after="120" w:line="276" w:lineRule="auto"/>
        <w:ind w:firstLine="708"/>
        <w:jc w:val="both"/>
      </w:pPr>
      <w:r>
        <w:t xml:space="preserve">ЗА </w:t>
      </w:r>
      <w:r w:rsidR="00A2184A">
        <w:t>ИЗПЪЛНИТЕЛ</w:t>
      </w:r>
      <w:r>
        <w:t>Я</w:t>
      </w:r>
      <w:r w:rsidR="005F2B0C"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="005F2B0C">
        <w:t>ВЪЗЛОЖИТЕЛ:</w:t>
      </w:r>
    </w:p>
    <w:p w14:paraId="06447203" w14:textId="77777777" w:rsidR="00A2184A" w:rsidRDefault="00A2184A" w:rsidP="00195A02">
      <w:pPr>
        <w:spacing w:after="120" w:line="276" w:lineRule="auto"/>
        <w:jc w:val="both"/>
      </w:pPr>
    </w:p>
    <w:p w14:paraId="615C9D42" w14:textId="170977BC" w:rsidR="006A612B" w:rsidRDefault="00A2184A" w:rsidP="00195A02">
      <w:pPr>
        <w:spacing w:line="276" w:lineRule="auto"/>
        <w:jc w:val="both"/>
      </w:pPr>
      <w:r>
        <w:t xml:space="preserve">        ....</w:t>
      </w:r>
      <w:r w:rsidR="005F2B0C">
        <w:t xml:space="preserve">……………………                                                </w:t>
      </w:r>
    </w:p>
    <w:p w14:paraId="2412AB33" w14:textId="3E0D0376" w:rsidR="00D40075" w:rsidRDefault="004128B6" w:rsidP="00DA17B9">
      <w:pPr>
        <w:spacing w:line="276" w:lineRule="auto"/>
        <w:jc w:val="both"/>
      </w:pPr>
      <w:r>
        <w:t>/</w:t>
      </w:r>
      <w:r w:rsidR="00DA4903">
        <w:t>Управител</w:t>
      </w:r>
      <w:r w:rsidR="00A34AC5">
        <w:t xml:space="preserve"> на „</w:t>
      </w:r>
      <w:r w:rsidR="00A34AC5">
        <w:rPr>
          <w:lang w:val="en-GB"/>
        </w:rPr>
        <w:t>A</w:t>
      </w:r>
      <w:r w:rsidR="00A65407">
        <w:t>ММ</w:t>
      </w:r>
      <w:r w:rsidR="005F2B0C">
        <w:t xml:space="preserve">” ООД/                       </w:t>
      </w:r>
      <w:r w:rsidR="005069E4">
        <w:t xml:space="preserve">                </w:t>
      </w:r>
      <w:r w:rsidR="00A2184A">
        <w:t xml:space="preserve">    </w:t>
      </w:r>
      <w:r w:rsidR="005069E4">
        <w:t xml:space="preserve"> </w:t>
      </w:r>
      <w:r w:rsidR="00A2184A">
        <w:t>И</w:t>
      </w:r>
      <w:r w:rsidR="00A2184A" w:rsidRPr="00A2184A">
        <w:t>ме: ...........................................</w:t>
      </w:r>
    </w:p>
    <w:p w14:paraId="0DBB35FB" w14:textId="77777777" w:rsidR="00DA17B9" w:rsidRPr="00DA17B9" w:rsidRDefault="00DA17B9" w:rsidP="00DA17B9">
      <w:pPr>
        <w:spacing w:line="276" w:lineRule="auto"/>
        <w:jc w:val="both"/>
      </w:pPr>
    </w:p>
    <w:p w14:paraId="6584C679" w14:textId="77777777" w:rsidR="00442AFE" w:rsidRPr="005B098A" w:rsidRDefault="00442AFE" w:rsidP="00017646">
      <w:pPr>
        <w:spacing w:after="120" w:line="276" w:lineRule="auto"/>
        <w:rPr>
          <w:sz w:val="28"/>
          <w:szCs w:val="28"/>
        </w:rPr>
      </w:pPr>
    </w:p>
    <w:p w14:paraId="7C40F42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BE4FD28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83AAC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FADDA1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21508D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9F2281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F5BF19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B397B6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43059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423F37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7B5CFE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6EE8C6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141992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CAD6C7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4B8943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8E5B79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2F8EFCF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B4143D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D3DD86A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CB2F77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60FA45B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514C27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9200EC6" w14:textId="7C521C4D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ДЕКЛАРАЦИЯ</w:t>
      </w:r>
    </w:p>
    <w:p w14:paraId="4DE39B52" w14:textId="77777777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</w:p>
    <w:p w14:paraId="3B67CEFF" w14:textId="4C65B18A" w:rsidR="00D95766" w:rsidRPr="001B3487" w:rsidRDefault="00212705" w:rsidP="00A063B3">
      <w:pPr>
        <w:spacing w:after="120" w:line="276" w:lineRule="auto"/>
      </w:pPr>
      <w:r>
        <w:t>Долуподпис</w:t>
      </w:r>
      <w:r w:rsidR="00457A3C">
        <w:t>аният/та</w:t>
      </w:r>
      <w:r w:rsidR="00A2184A">
        <w:t>,</w:t>
      </w:r>
    </w:p>
    <w:p w14:paraId="36F7547C" w14:textId="09689C34" w:rsidR="00CF114A" w:rsidRPr="00CF114A" w:rsidRDefault="00CF114A" w:rsidP="00CF114A">
      <w:pPr>
        <w:suppressAutoHyphens w:val="0"/>
        <w:spacing w:after="120" w:line="276" w:lineRule="auto"/>
        <w:ind w:firstLine="360"/>
        <w:jc w:val="both"/>
        <w:rPr>
          <w:b/>
          <w:bCs/>
        </w:rPr>
      </w:pPr>
      <w:r w:rsidRPr="00DD323A">
        <w:rPr>
          <w:b/>
          <w:bCs/>
        </w:rPr>
        <w:t xml:space="preserve">2. MELANI GEORGIEVA DAMYANOVA, ЕГН: 0645300022, гражданин на България, студент редовно обучение, тел: +359882536701, Email: stoyan.ch.stoyanov11@gmail.com,</w:t>
      </w:r>
    </w:p>
    <w:p w14:paraId="51F85BF2" w14:textId="24D73B28" w:rsidR="00896DEB" w:rsidRDefault="00896DEB" w:rsidP="00150B69">
      <w:pPr>
        <w:suppressAutoHyphens w:val="0"/>
        <w:spacing w:after="120" w:line="276" w:lineRule="auto"/>
        <w:ind w:left="360"/>
        <w:jc w:val="both"/>
      </w:pPr>
      <w:r>
        <w:t>Предоставям личните си данни на „Агенция за международна мобилност“ ООД, доброволно и съм запознат за начина, целите и дейностите, за които ще бъдат обработвани. Запознат съм със сферата на дейност, както и третите лица</w:t>
      </w:r>
      <w:r w:rsidR="00A2184A">
        <w:t>,</w:t>
      </w:r>
      <w:r>
        <w:t xml:space="preserve"> на които ще бъдат предоставяни. Запознат съм с правото </w:t>
      </w:r>
      <w:r w:rsidR="00A2184A">
        <w:t>си</w:t>
      </w:r>
      <w:r>
        <w:t xml:space="preserve"> на информация по какъв начин се обработват личните ми данни.</w:t>
      </w:r>
    </w:p>
    <w:p w14:paraId="66438E54" w14:textId="6899158F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Запознат съм с разпоредбите на Наказателния кодекс и съответната отговорност от моя страна, ако пред</w:t>
      </w:r>
      <w:r w:rsidR="00A2184A">
        <w:t>о</w:t>
      </w:r>
      <w:r>
        <w:t>став</w:t>
      </w:r>
      <w:r w:rsidR="00A2184A">
        <w:t>я невярна информация, подправено съдържание</w:t>
      </w:r>
      <w:r>
        <w:t xml:space="preserve"> на документ или документ с невярно съдържание.</w:t>
      </w:r>
    </w:p>
    <w:p w14:paraId="48B828AC" w14:textId="4F42C1B8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 xml:space="preserve">Известна ми е отговорността по чл. 313, ал. 1 и ал. 3 от Наказателния кодекс за потвърждаване </w:t>
      </w:r>
      <w:r w:rsidR="00291F17">
        <w:t xml:space="preserve">на </w:t>
      </w:r>
      <w:r>
        <w:t xml:space="preserve">неистина или </w:t>
      </w:r>
      <w:r w:rsidR="00291F17">
        <w:t>прикриване</w:t>
      </w:r>
      <w:r>
        <w:t xml:space="preserve"> на истина в писмена декларация, съобщение или частен документ, включително и изпратени по електронен път.</w:t>
      </w:r>
    </w:p>
    <w:p w14:paraId="5BFD277F" w14:textId="743F4C61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Документите и информацията, които предоставям</w:t>
      </w:r>
      <w:r w:rsidR="00291F17">
        <w:t>,</w:t>
      </w:r>
      <w:r>
        <w:t xml:space="preserve"> са с вярно съдържание и че всички изявления във връзка с програмата </w:t>
      </w:r>
      <w:r w:rsidR="001B6942">
        <w:rPr>
          <w:lang w:val="en-US"/>
        </w:rPr>
        <w:t>Summer</w:t>
      </w:r>
      <w:r w:rsidR="001B6942" w:rsidRPr="00841170">
        <w:t xml:space="preserve"> </w:t>
      </w:r>
      <w:r>
        <w:rPr>
          <w:lang w:val="en-US"/>
        </w:rPr>
        <w:t>Work</w:t>
      </w:r>
      <w:r w:rsidRPr="00A60DE7">
        <w:t xml:space="preserve"> </w:t>
      </w:r>
      <w:r>
        <w:rPr>
          <w:lang w:val="en-US"/>
        </w:rPr>
        <w:t>and</w:t>
      </w:r>
      <w:r w:rsidRPr="00A60DE7">
        <w:t xml:space="preserve"> </w:t>
      </w:r>
      <w:r>
        <w:rPr>
          <w:lang w:val="en-US"/>
        </w:rPr>
        <w:t>Travel</w:t>
      </w:r>
      <w:r>
        <w:t xml:space="preserve"> са направени от мен.</w:t>
      </w:r>
    </w:p>
    <w:p w14:paraId="19E12B40" w14:textId="77777777" w:rsidR="00896DEB" w:rsidRDefault="00896DEB" w:rsidP="00195A02">
      <w:pPr>
        <w:spacing w:after="120" w:line="276" w:lineRule="auto"/>
      </w:pPr>
    </w:p>
    <w:p w14:paraId="0EC111AC" w14:textId="52060CD0" w:rsidR="005F2B0C" w:rsidRDefault="005F2B0C" w:rsidP="00195A02">
      <w:pPr>
        <w:spacing w:after="120" w:line="276" w:lineRule="auto"/>
      </w:pPr>
    </w:p>
    <w:p w14:paraId="3490C700" w14:textId="77777777" w:rsidR="00033FAB" w:rsidRDefault="00033FAB" w:rsidP="00195A02">
      <w:pPr>
        <w:spacing w:after="120" w:line="276" w:lineRule="auto"/>
      </w:pPr>
    </w:p>
    <w:p w14:paraId="33A47AE9" w14:textId="77777777" w:rsidR="00CF1115" w:rsidRPr="00263AE6" w:rsidRDefault="00CF1115" w:rsidP="00195A02">
      <w:pPr>
        <w:spacing w:after="120" w:line="276" w:lineRule="auto"/>
      </w:pPr>
    </w:p>
    <w:p w14:paraId="58561158" w14:textId="77777777" w:rsidR="00263AE6" w:rsidRPr="00156439" w:rsidRDefault="00263AE6" w:rsidP="00195A02">
      <w:pPr>
        <w:spacing w:after="120" w:line="276" w:lineRule="auto"/>
      </w:pPr>
    </w:p>
    <w:p w14:paraId="58BEC8A2" w14:textId="77777777" w:rsidR="00F176A3" w:rsidRDefault="00F176A3" w:rsidP="00195A02">
      <w:pPr>
        <w:spacing w:after="120" w:line="276" w:lineRule="auto"/>
      </w:pPr>
    </w:p>
    <w:p w14:paraId="69588AF5" w14:textId="77777777" w:rsidR="007622D9" w:rsidRDefault="007622D9" w:rsidP="00195A02">
      <w:pPr>
        <w:spacing w:after="120" w:line="276" w:lineRule="auto"/>
      </w:pPr>
    </w:p>
    <w:p w14:paraId="664A6838" w14:textId="77777777" w:rsidR="007622D9" w:rsidRDefault="007622D9" w:rsidP="00195A02">
      <w:pPr>
        <w:spacing w:after="120" w:line="276" w:lineRule="auto"/>
      </w:pPr>
    </w:p>
    <w:p w14:paraId="3DD37210" w14:textId="77777777" w:rsidR="00F176A3" w:rsidRDefault="00F176A3" w:rsidP="00195A02">
      <w:pPr>
        <w:spacing w:after="120" w:line="276" w:lineRule="auto"/>
      </w:pPr>
    </w:p>
    <w:p w14:paraId="6660A70A" w14:textId="77777777" w:rsidR="00F176A3" w:rsidRDefault="00F176A3" w:rsidP="00195A02">
      <w:pPr>
        <w:spacing w:after="120" w:line="276" w:lineRule="auto"/>
      </w:pPr>
    </w:p>
    <w:p w14:paraId="18A8F271" w14:textId="77777777" w:rsidR="00A07278" w:rsidRPr="00263AE6" w:rsidRDefault="00A07278" w:rsidP="00195A02">
      <w:pPr>
        <w:spacing w:after="120" w:line="276" w:lineRule="auto"/>
      </w:pPr>
    </w:p>
    <w:p w14:paraId="7376549D" w14:textId="30425C08" w:rsidR="00033FAB" w:rsidRDefault="00033FAB" w:rsidP="00195A02">
      <w:pPr>
        <w:spacing w:after="120" w:line="276" w:lineRule="auto"/>
      </w:pPr>
      <w:r>
        <w:t xml:space="preserve">гр. Варна                                                                                                     Име:.................................</w:t>
        <w:br/>
        <w:br/>
        <w:t xml:space="preserve">дата: 13.09.2026 г</w:t>
      </w:r>
    </w:p>
    <w:sectPr w:rsidR="00033FAB" w:rsidSect="00166FF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540" w:left="1418" w:header="708" w:footer="708" w:gutter="0"/>
      <w:cols w:space="708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1E7A" w14:textId="77777777" w:rsidR="0038138A" w:rsidRDefault="0038138A">
      <w:r>
        <w:separator/>
      </w:r>
    </w:p>
  </w:endnote>
  <w:endnote w:type="continuationSeparator" w:id="0">
    <w:p w14:paraId="26DBD257" w14:textId="77777777" w:rsidR="0038138A" w:rsidRDefault="0038138A">
      <w:r>
        <w:continuationSeparator/>
      </w:r>
    </w:p>
  </w:endnote>
  <w:endnote w:type="continuationNotice" w:id="1">
    <w:p w14:paraId="44A5ADEC" w14:textId="77777777" w:rsidR="0038138A" w:rsidRDefault="00381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54224"/>
      <w:docPartObj>
        <w:docPartGallery w:val="Page Numbers (Bottom of Page)"/>
        <w:docPartUnique/>
      </w:docPartObj>
    </w:sdtPr>
    <w:sdtEndPr/>
    <w:sdtContent>
      <w:p w14:paraId="2FA6315B" w14:textId="4F10E7B2" w:rsidR="00660273" w:rsidRDefault="0066027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539">
          <w:rPr>
            <w:noProof/>
          </w:rPr>
          <w:t>7</w:t>
        </w:r>
        <w:r>
          <w:fldChar w:fldCharType="end"/>
        </w:r>
      </w:p>
    </w:sdtContent>
  </w:sdt>
  <w:p w14:paraId="6F65D482" w14:textId="4F73DF18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92E4" w14:textId="61B540F3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1F14" w14:textId="77777777" w:rsidR="0038138A" w:rsidRDefault="0038138A">
      <w:r>
        <w:separator/>
      </w:r>
    </w:p>
  </w:footnote>
  <w:footnote w:type="continuationSeparator" w:id="0">
    <w:p w14:paraId="0D472691" w14:textId="77777777" w:rsidR="0038138A" w:rsidRDefault="0038138A">
      <w:r>
        <w:continuationSeparator/>
      </w:r>
    </w:p>
  </w:footnote>
  <w:footnote w:type="continuationNotice" w:id="1">
    <w:p w14:paraId="60BC76DF" w14:textId="77777777" w:rsidR="0038138A" w:rsidRDefault="00381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646FD" w14:textId="77777777" w:rsidR="00660273" w:rsidRPr="006C78A0" w:rsidRDefault="00660273" w:rsidP="006C78A0">
    <w:pPr>
      <w:pStyle w:val="Header"/>
      <w:rPr>
        <w:rFonts w:ascii="Arial" w:hAnsi="Arial" w:cs="Arial"/>
        <w:color w:val="444545"/>
        <w:shd w:val="clear" w:color="auto" w:fill="FFFFFF"/>
        <w:lang w:val="en-US"/>
      </w:rPr>
    </w:pPr>
    <w:r>
      <w:rPr>
        <w:noProof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noProof/>
        <w:lang w:val="en-US"/>
      </w:rPr>
      <w:br/>
      <w:t xml:space="preserve">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E067" w14:textId="13119AB4" w:rsidR="005F5459" w:rsidRPr="004F36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BF39045" wp14:editId="7C723F9F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669716903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  <w:lang w:val="en-GB"/>
      </w:rPr>
      <w:t>Tel</w:t>
    </w:r>
    <w:r w:rsidRPr="004F3659">
      <w:rPr>
        <w:sz w:val="20"/>
        <w:szCs w:val="20"/>
      </w:rPr>
      <w:t xml:space="preserve">: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>+ 359 889 966583</w:t>
    </w:r>
  </w:p>
  <w:p w14:paraId="2F3EA164" w14:textId="2587DCF0" w:rsidR="005F5459" w:rsidRPr="005F54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10C2483B" w14:textId="68339919" w:rsidR="005F5459" w:rsidRPr="004F3659" w:rsidRDefault="005F5459" w:rsidP="005F5459">
    <w:pPr>
      <w:pStyle w:val="Header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Email: </w:t>
    </w:r>
    <w:r>
      <w:fldChar w:fldCharType="begin"/>
    </w:r>
    <w:r>
      <w:instrText>HYPERLINK "mailto:studentski@aimtravel.bg"</w:instrText>
    </w:r>
    <w:r>
      <w:fldChar w:fldCharType="separate"/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studentski</w:t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  <w:t>@aimtravel.bg</w:t>
    </w:r>
    <w:r>
      <w:fldChar w:fldCharType="end"/>
    </w:r>
  </w:p>
  <w:p w14:paraId="0859BD2E" w14:textId="1E85353B" w:rsidR="005F5459" w:rsidRPr="004F3659" w:rsidRDefault="005F5459" w:rsidP="005F5459">
    <w:pPr>
      <w:pStyle w:val="Header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Instagram: </w:t>
    </w:r>
    <w:r>
      <w:fldChar w:fldCharType="begin"/>
    </w:r>
    <w:r>
      <w:instrText>HYPERLINK "mailto:studentski@aimtravel.bg"</w:instrText>
    </w:r>
    <w:r>
      <w:fldChar w:fldCharType="separate"/>
    </w:r>
    <w:proofErr w:type="spellStart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aim_workandtrave</w:t>
    </w:r>
    <w:proofErr w:type="spellEnd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l</w:t>
    </w:r>
    <w:r>
      <w:fldChar w:fldCharType="end"/>
    </w:r>
  </w:p>
  <w:p w14:paraId="4EB71D9F" w14:textId="75BB3499" w:rsidR="00660273" w:rsidRDefault="00660273" w:rsidP="005F5459">
    <w:pPr>
      <w:pStyle w:val="Header"/>
      <w:jc w:val="right"/>
      <w:rPr>
        <w:noProof/>
      </w:rPr>
    </w:pPr>
    <w:r>
      <w:rPr>
        <w:noProof/>
        <w:lang w:val="en-US"/>
      </w:rPr>
      <w:t xml:space="preserve">                                                                                       </w:t>
    </w:r>
    <w:r>
      <w:rPr>
        <w:noProof/>
      </w:rPr>
      <w:t xml:space="preserve">  </w:t>
    </w:r>
  </w:p>
  <w:p w14:paraId="158454AA" w14:textId="7DAC4E7B" w:rsidR="00660273" w:rsidRDefault="00660273">
    <w:pPr>
      <w:pStyle w:val="Header"/>
    </w:pPr>
    <w:r>
      <w:rPr>
        <w:noProof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00000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29F20D1"/>
    <w:multiLevelType w:val="multilevel"/>
    <w:tmpl w:val="4A669928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E959BD"/>
    <w:multiLevelType w:val="hybridMultilevel"/>
    <w:tmpl w:val="DB3E92AE"/>
    <w:lvl w:ilvl="0" w:tplc="79E838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AE729D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7" w15:restartNumberingAfterBreak="0">
    <w:nsid w:val="21882625"/>
    <w:multiLevelType w:val="hybridMultilevel"/>
    <w:tmpl w:val="169A78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10CF4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9" w15:restartNumberingAfterBreak="0">
    <w:nsid w:val="3CD73CAA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10" w15:restartNumberingAfterBreak="0">
    <w:nsid w:val="3E4E6BC0"/>
    <w:multiLevelType w:val="multilevel"/>
    <w:tmpl w:val="CC36DE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1" w15:restartNumberingAfterBreak="0">
    <w:nsid w:val="619A0B0A"/>
    <w:multiLevelType w:val="multilevel"/>
    <w:tmpl w:val="6DD4F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8D74501"/>
    <w:multiLevelType w:val="multilevel"/>
    <w:tmpl w:val="EE14F8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num w:numId="1" w16cid:durableId="2361174">
    <w:abstractNumId w:val="0"/>
  </w:num>
  <w:num w:numId="2" w16cid:durableId="196940508">
    <w:abstractNumId w:val="1"/>
  </w:num>
  <w:num w:numId="3" w16cid:durableId="1013537338">
    <w:abstractNumId w:val="2"/>
  </w:num>
  <w:num w:numId="4" w16cid:durableId="124855607">
    <w:abstractNumId w:val="3"/>
  </w:num>
  <w:num w:numId="5" w16cid:durableId="559825364">
    <w:abstractNumId w:val="7"/>
  </w:num>
  <w:num w:numId="6" w16cid:durableId="446393386">
    <w:abstractNumId w:val="6"/>
  </w:num>
  <w:num w:numId="7" w16cid:durableId="392121485">
    <w:abstractNumId w:val="9"/>
  </w:num>
  <w:num w:numId="8" w16cid:durableId="1208031064">
    <w:abstractNumId w:val="5"/>
  </w:num>
  <w:num w:numId="9" w16cid:durableId="259994698">
    <w:abstractNumId w:val="8"/>
  </w:num>
  <w:num w:numId="10" w16cid:durableId="1350446601">
    <w:abstractNumId w:val="11"/>
  </w:num>
  <w:num w:numId="11" w16cid:durableId="227763542">
    <w:abstractNumId w:val="12"/>
  </w:num>
  <w:num w:numId="12" w16cid:durableId="1191338557">
    <w:abstractNumId w:val="10"/>
  </w:num>
  <w:num w:numId="13" w16cid:durableId="214580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BC"/>
    <w:rsid w:val="0000105B"/>
    <w:rsid w:val="0000143C"/>
    <w:rsid w:val="00001476"/>
    <w:rsid w:val="00001A34"/>
    <w:rsid w:val="000028CA"/>
    <w:rsid w:val="00003D83"/>
    <w:rsid w:val="00004B24"/>
    <w:rsid w:val="00004E81"/>
    <w:rsid w:val="00005394"/>
    <w:rsid w:val="00005D8C"/>
    <w:rsid w:val="00005DD2"/>
    <w:rsid w:val="000068AC"/>
    <w:rsid w:val="00006AB4"/>
    <w:rsid w:val="00006FD8"/>
    <w:rsid w:val="000078A2"/>
    <w:rsid w:val="0001117F"/>
    <w:rsid w:val="00011AEF"/>
    <w:rsid w:val="00011E6C"/>
    <w:rsid w:val="000129A2"/>
    <w:rsid w:val="0001409E"/>
    <w:rsid w:val="000142C6"/>
    <w:rsid w:val="000147D7"/>
    <w:rsid w:val="00014FE5"/>
    <w:rsid w:val="0001532E"/>
    <w:rsid w:val="00015E9D"/>
    <w:rsid w:val="00016AC5"/>
    <w:rsid w:val="00017646"/>
    <w:rsid w:val="00017803"/>
    <w:rsid w:val="00017C55"/>
    <w:rsid w:val="00020314"/>
    <w:rsid w:val="000206EF"/>
    <w:rsid w:val="000212A6"/>
    <w:rsid w:val="0002190B"/>
    <w:rsid w:val="00021C84"/>
    <w:rsid w:val="00021DA8"/>
    <w:rsid w:val="00022324"/>
    <w:rsid w:val="000227FA"/>
    <w:rsid w:val="000235DA"/>
    <w:rsid w:val="00023FFD"/>
    <w:rsid w:val="000244C8"/>
    <w:rsid w:val="00024A99"/>
    <w:rsid w:val="0002587C"/>
    <w:rsid w:val="000259CF"/>
    <w:rsid w:val="000260D7"/>
    <w:rsid w:val="00026175"/>
    <w:rsid w:val="00027454"/>
    <w:rsid w:val="000278D1"/>
    <w:rsid w:val="0003055F"/>
    <w:rsid w:val="000311B6"/>
    <w:rsid w:val="00031627"/>
    <w:rsid w:val="000316E3"/>
    <w:rsid w:val="00031DCF"/>
    <w:rsid w:val="000322C6"/>
    <w:rsid w:val="00032497"/>
    <w:rsid w:val="0003263B"/>
    <w:rsid w:val="000332EC"/>
    <w:rsid w:val="00033673"/>
    <w:rsid w:val="000338C8"/>
    <w:rsid w:val="0003390D"/>
    <w:rsid w:val="00033FAB"/>
    <w:rsid w:val="000343A3"/>
    <w:rsid w:val="00035461"/>
    <w:rsid w:val="0003728A"/>
    <w:rsid w:val="000401E1"/>
    <w:rsid w:val="00041906"/>
    <w:rsid w:val="000429D6"/>
    <w:rsid w:val="00042B83"/>
    <w:rsid w:val="00042F2C"/>
    <w:rsid w:val="000437BC"/>
    <w:rsid w:val="000439D7"/>
    <w:rsid w:val="00043C56"/>
    <w:rsid w:val="00043DBF"/>
    <w:rsid w:val="0004400E"/>
    <w:rsid w:val="000446A1"/>
    <w:rsid w:val="00044931"/>
    <w:rsid w:val="00044F37"/>
    <w:rsid w:val="000452CD"/>
    <w:rsid w:val="00045CF2"/>
    <w:rsid w:val="00045D87"/>
    <w:rsid w:val="00045E61"/>
    <w:rsid w:val="0004651C"/>
    <w:rsid w:val="000468D9"/>
    <w:rsid w:val="00047F41"/>
    <w:rsid w:val="000501CB"/>
    <w:rsid w:val="0005026A"/>
    <w:rsid w:val="000506F2"/>
    <w:rsid w:val="00050B0B"/>
    <w:rsid w:val="00050D92"/>
    <w:rsid w:val="00050F88"/>
    <w:rsid w:val="00052AE0"/>
    <w:rsid w:val="00053335"/>
    <w:rsid w:val="00053463"/>
    <w:rsid w:val="00053A77"/>
    <w:rsid w:val="00054251"/>
    <w:rsid w:val="000556D3"/>
    <w:rsid w:val="00060354"/>
    <w:rsid w:val="0006112B"/>
    <w:rsid w:val="0006164C"/>
    <w:rsid w:val="00061774"/>
    <w:rsid w:val="0006239E"/>
    <w:rsid w:val="000634D0"/>
    <w:rsid w:val="0006468C"/>
    <w:rsid w:val="00066A12"/>
    <w:rsid w:val="00066C8F"/>
    <w:rsid w:val="00067BCA"/>
    <w:rsid w:val="00067DA9"/>
    <w:rsid w:val="00067DBC"/>
    <w:rsid w:val="000701AD"/>
    <w:rsid w:val="00070C45"/>
    <w:rsid w:val="00071780"/>
    <w:rsid w:val="00071800"/>
    <w:rsid w:val="0007184B"/>
    <w:rsid w:val="000718E3"/>
    <w:rsid w:val="00071A61"/>
    <w:rsid w:val="00071B1C"/>
    <w:rsid w:val="00071FFE"/>
    <w:rsid w:val="000720D2"/>
    <w:rsid w:val="0007247A"/>
    <w:rsid w:val="000727FD"/>
    <w:rsid w:val="000728EA"/>
    <w:rsid w:val="000733A6"/>
    <w:rsid w:val="00073AE8"/>
    <w:rsid w:val="00074B35"/>
    <w:rsid w:val="00074DFB"/>
    <w:rsid w:val="00075151"/>
    <w:rsid w:val="0007629A"/>
    <w:rsid w:val="000769D7"/>
    <w:rsid w:val="00076D7A"/>
    <w:rsid w:val="0007711D"/>
    <w:rsid w:val="0007729B"/>
    <w:rsid w:val="0007729C"/>
    <w:rsid w:val="0007734A"/>
    <w:rsid w:val="00080EE9"/>
    <w:rsid w:val="00082574"/>
    <w:rsid w:val="00082B73"/>
    <w:rsid w:val="00083023"/>
    <w:rsid w:val="00083536"/>
    <w:rsid w:val="00083939"/>
    <w:rsid w:val="00084DE6"/>
    <w:rsid w:val="00084F7D"/>
    <w:rsid w:val="00084FBB"/>
    <w:rsid w:val="00085474"/>
    <w:rsid w:val="000857B5"/>
    <w:rsid w:val="00086F8D"/>
    <w:rsid w:val="0009034E"/>
    <w:rsid w:val="00090790"/>
    <w:rsid w:val="00091139"/>
    <w:rsid w:val="000916A3"/>
    <w:rsid w:val="00091EC2"/>
    <w:rsid w:val="00092F67"/>
    <w:rsid w:val="000931A4"/>
    <w:rsid w:val="00093232"/>
    <w:rsid w:val="00093CAA"/>
    <w:rsid w:val="00094E09"/>
    <w:rsid w:val="00095EB5"/>
    <w:rsid w:val="0009690A"/>
    <w:rsid w:val="00097011"/>
    <w:rsid w:val="000971A5"/>
    <w:rsid w:val="00097AAE"/>
    <w:rsid w:val="000A04D7"/>
    <w:rsid w:val="000A0EF4"/>
    <w:rsid w:val="000A16CA"/>
    <w:rsid w:val="000A179F"/>
    <w:rsid w:val="000A35AB"/>
    <w:rsid w:val="000A3D8F"/>
    <w:rsid w:val="000A42AD"/>
    <w:rsid w:val="000A47C4"/>
    <w:rsid w:val="000A578F"/>
    <w:rsid w:val="000A5E3F"/>
    <w:rsid w:val="000A5E6F"/>
    <w:rsid w:val="000A73BE"/>
    <w:rsid w:val="000A73DB"/>
    <w:rsid w:val="000A777A"/>
    <w:rsid w:val="000A7F97"/>
    <w:rsid w:val="000B007D"/>
    <w:rsid w:val="000B010B"/>
    <w:rsid w:val="000B033E"/>
    <w:rsid w:val="000B047D"/>
    <w:rsid w:val="000B0B8D"/>
    <w:rsid w:val="000B1B1F"/>
    <w:rsid w:val="000B257D"/>
    <w:rsid w:val="000B2674"/>
    <w:rsid w:val="000B2698"/>
    <w:rsid w:val="000B28CC"/>
    <w:rsid w:val="000B432D"/>
    <w:rsid w:val="000B4A79"/>
    <w:rsid w:val="000B53D5"/>
    <w:rsid w:val="000B635B"/>
    <w:rsid w:val="000B7CC9"/>
    <w:rsid w:val="000C03EE"/>
    <w:rsid w:val="000C14BC"/>
    <w:rsid w:val="000C1ACD"/>
    <w:rsid w:val="000C207F"/>
    <w:rsid w:val="000C2D74"/>
    <w:rsid w:val="000C42A1"/>
    <w:rsid w:val="000C42C5"/>
    <w:rsid w:val="000C606C"/>
    <w:rsid w:val="000C6CDE"/>
    <w:rsid w:val="000C7BC3"/>
    <w:rsid w:val="000C7FF8"/>
    <w:rsid w:val="000D1142"/>
    <w:rsid w:val="000D1470"/>
    <w:rsid w:val="000D1F01"/>
    <w:rsid w:val="000D38E2"/>
    <w:rsid w:val="000D3B90"/>
    <w:rsid w:val="000D3C18"/>
    <w:rsid w:val="000D3DE7"/>
    <w:rsid w:val="000D4677"/>
    <w:rsid w:val="000D4752"/>
    <w:rsid w:val="000D48D3"/>
    <w:rsid w:val="000D49D2"/>
    <w:rsid w:val="000D4DD5"/>
    <w:rsid w:val="000D739A"/>
    <w:rsid w:val="000D7A01"/>
    <w:rsid w:val="000D7B4E"/>
    <w:rsid w:val="000D7E18"/>
    <w:rsid w:val="000D7F2C"/>
    <w:rsid w:val="000E0191"/>
    <w:rsid w:val="000E0E61"/>
    <w:rsid w:val="000E0F30"/>
    <w:rsid w:val="000E1558"/>
    <w:rsid w:val="000E2609"/>
    <w:rsid w:val="000E2DD8"/>
    <w:rsid w:val="000E3602"/>
    <w:rsid w:val="000E3E95"/>
    <w:rsid w:val="000E406A"/>
    <w:rsid w:val="000E4FA8"/>
    <w:rsid w:val="000E5ED3"/>
    <w:rsid w:val="000E68FE"/>
    <w:rsid w:val="000E6E49"/>
    <w:rsid w:val="000E71C2"/>
    <w:rsid w:val="000E7D55"/>
    <w:rsid w:val="000F16A9"/>
    <w:rsid w:val="000F186A"/>
    <w:rsid w:val="000F23F5"/>
    <w:rsid w:val="000F2BEF"/>
    <w:rsid w:val="000F3271"/>
    <w:rsid w:val="000F45CB"/>
    <w:rsid w:val="000F47EC"/>
    <w:rsid w:val="000F51C9"/>
    <w:rsid w:val="000F5FFF"/>
    <w:rsid w:val="000F64D1"/>
    <w:rsid w:val="000F7413"/>
    <w:rsid w:val="000F7481"/>
    <w:rsid w:val="000F7B20"/>
    <w:rsid w:val="00100815"/>
    <w:rsid w:val="0010142C"/>
    <w:rsid w:val="00103474"/>
    <w:rsid w:val="001041FA"/>
    <w:rsid w:val="001042B8"/>
    <w:rsid w:val="0010441C"/>
    <w:rsid w:val="00104EA1"/>
    <w:rsid w:val="00104F18"/>
    <w:rsid w:val="00105025"/>
    <w:rsid w:val="00106462"/>
    <w:rsid w:val="00106566"/>
    <w:rsid w:val="001067F3"/>
    <w:rsid w:val="00106C6A"/>
    <w:rsid w:val="0010725D"/>
    <w:rsid w:val="001072C8"/>
    <w:rsid w:val="00107847"/>
    <w:rsid w:val="00107C1F"/>
    <w:rsid w:val="00110100"/>
    <w:rsid w:val="00110429"/>
    <w:rsid w:val="00110DD2"/>
    <w:rsid w:val="00111168"/>
    <w:rsid w:val="00112AF0"/>
    <w:rsid w:val="00112DDC"/>
    <w:rsid w:val="00112F08"/>
    <w:rsid w:val="00112F49"/>
    <w:rsid w:val="0011385B"/>
    <w:rsid w:val="001142E2"/>
    <w:rsid w:val="00114C34"/>
    <w:rsid w:val="0011512A"/>
    <w:rsid w:val="001154BF"/>
    <w:rsid w:val="00116299"/>
    <w:rsid w:val="00117562"/>
    <w:rsid w:val="001203CE"/>
    <w:rsid w:val="00120423"/>
    <w:rsid w:val="00120CA0"/>
    <w:rsid w:val="00120E97"/>
    <w:rsid w:val="001221FE"/>
    <w:rsid w:val="00122AAE"/>
    <w:rsid w:val="00122FA9"/>
    <w:rsid w:val="001231EA"/>
    <w:rsid w:val="001232F0"/>
    <w:rsid w:val="00123504"/>
    <w:rsid w:val="00123C7A"/>
    <w:rsid w:val="00123E36"/>
    <w:rsid w:val="00124BC9"/>
    <w:rsid w:val="00125391"/>
    <w:rsid w:val="001255D6"/>
    <w:rsid w:val="00125FB8"/>
    <w:rsid w:val="00127454"/>
    <w:rsid w:val="0012748D"/>
    <w:rsid w:val="00127ABA"/>
    <w:rsid w:val="00130526"/>
    <w:rsid w:val="00130B44"/>
    <w:rsid w:val="00130E9E"/>
    <w:rsid w:val="0013142F"/>
    <w:rsid w:val="00131676"/>
    <w:rsid w:val="00131B9F"/>
    <w:rsid w:val="00131D51"/>
    <w:rsid w:val="00132274"/>
    <w:rsid w:val="0013243F"/>
    <w:rsid w:val="001324D4"/>
    <w:rsid w:val="00132DD8"/>
    <w:rsid w:val="00133287"/>
    <w:rsid w:val="00133EFC"/>
    <w:rsid w:val="00134C08"/>
    <w:rsid w:val="00135375"/>
    <w:rsid w:val="00135497"/>
    <w:rsid w:val="00135E9E"/>
    <w:rsid w:val="00136090"/>
    <w:rsid w:val="001367ED"/>
    <w:rsid w:val="00136FF9"/>
    <w:rsid w:val="00140151"/>
    <w:rsid w:val="001413E1"/>
    <w:rsid w:val="00141CAB"/>
    <w:rsid w:val="00141EF3"/>
    <w:rsid w:val="00142D53"/>
    <w:rsid w:val="0014353E"/>
    <w:rsid w:val="00143620"/>
    <w:rsid w:val="00145C68"/>
    <w:rsid w:val="0014628F"/>
    <w:rsid w:val="0014672B"/>
    <w:rsid w:val="00146DCF"/>
    <w:rsid w:val="001474C5"/>
    <w:rsid w:val="001500E6"/>
    <w:rsid w:val="00150B69"/>
    <w:rsid w:val="001510AB"/>
    <w:rsid w:val="0015120D"/>
    <w:rsid w:val="001515A4"/>
    <w:rsid w:val="00152972"/>
    <w:rsid w:val="00152E4C"/>
    <w:rsid w:val="00152F24"/>
    <w:rsid w:val="00153784"/>
    <w:rsid w:val="001537B1"/>
    <w:rsid w:val="00153980"/>
    <w:rsid w:val="00154B31"/>
    <w:rsid w:val="0015564F"/>
    <w:rsid w:val="00155A1E"/>
    <w:rsid w:val="00155A44"/>
    <w:rsid w:val="00155E51"/>
    <w:rsid w:val="00156148"/>
    <w:rsid w:val="00156439"/>
    <w:rsid w:val="00156948"/>
    <w:rsid w:val="00156A63"/>
    <w:rsid w:val="00156D73"/>
    <w:rsid w:val="00157488"/>
    <w:rsid w:val="00157629"/>
    <w:rsid w:val="001577CE"/>
    <w:rsid w:val="00157CCC"/>
    <w:rsid w:val="001601A8"/>
    <w:rsid w:val="001602E7"/>
    <w:rsid w:val="001605C4"/>
    <w:rsid w:val="00161348"/>
    <w:rsid w:val="001613C4"/>
    <w:rsid w:val="001615C8"/>
    <w:rsid w:val="0016486C"/>
    <w:rsid w:val="001663B3"/>
    <w:rsid w:val="00166908"/>
    <w:rsid w:val="00166F6A"/>
    <w:rsid w:val="00166FF6"/>
    <w:rsid w:val="001677D4"/>
    <w:rsid w:val="001677F3"/>
    <w:rsid w:val="00167C49"/>
    <w:rsid w:val="0017044E"/>
    <w:rsid w:val="00170D6B"/>
    <w:rsid w:val="00171182"/>
    <w:rsid w:val="00171286"/>
    <w:rsid w:val="00171FBB"/>
    <w:rsid w:val="001722F7"/>
    <w:rsid w:val="001726B6"/>
    <w:rsid w:val="0017360F"/>
    <w:rsid w:val="001739FA"/>
    <w:rsid w:val="00173B20"/>
    <w:rsid w:val="0017473A"/>
    <w:rsid w:val="00174855"/>
    <w:rsid w:val="00174A68"/>
    <w:rsid w:val="001755D5"/>
    <w:rsid w:val="00175745"/>
    <w:rsid w:val="00175996"/>
    <w:rsid w:val="00176636"/>
    <w:rsid w:val="00176B05"/>
    <w:rsid w:val="001806D6"/>
    <w:rsid w:val="001809AD"/>
    <w:rsid w:val="001809B7"/>
    <w:rsid w:val="00180AF6"/>
    <w:rsid w:val="0018271F"/>
    <w:rsid w:val="00182884"/>
    <w:rsid w:val="00182F6D"/>
    <w:rsid w:val="0018301D"/>
    <w:rsid w:val="00183203"/>
    <w:rsid w:val="0018325A"/>
    <w:rsid w:val="00183DCE"/>
    <w:rsid w:val="00184049"/>
    <w:rsid w:val="00184630"/>
    <w:rsid w:val="001846AA"/>
    <w:rsid w:val="00184783"/>
    <w:rsid w:val="00184A46"/>
    <w:rsid w:val="001851FB"/>
    <w:rsid w:val="00185AA1"/>
    <w:rsid w:val="001862DA"/>
    <w:rsid w:val="00186673"/>
    <w:rsid w:val="00186E38"/>
    <w:rsid w:val="00187210"/>
    <w:rsid w:val="00187360"/>
    <w:rsid w:val="00187AC1"/>
    <w:rsid w:val="00187E2F"/>
    <w:rsid w:val="001904CB"/>
    <w:rsid w:val="0019124E"/>
    <w:rsid w:val="001914E7"/>
    <w:rsid w:val="00191A26"/>
    <w:rsid w:val="00193A24"/>
    <w:rsid w:val="00193CF8"/>
    <w:rsid w:val="00195A02"/>
    <w:rsid w:val="001963DB"/>
    <w:rsid w:val="0019658B"/>
    <w:rsid w:val="0019707D"/>
    <w:rsid w:val="00197123"/>
    <w:rsid w:val="001973A3"/>
    <w:rsid w:val="00197E6B"/>
    <w:rsid w:val="00197EA6"/>
    <w:rsid w:val="00197FC0"/>
    <w:rsid w:val="001A02A5"/>
    <w:rsid w:val="001A0D8F"/>
    <w:rsid w:val="001A1395"/>
    <w:rsid w:val="001A1413"/>
    <w:rsid w:val="001A25DF"/>
    <w:rsid w:val="001A360C"/>
    <w:rsid w:val="001A4157"/>
    <w:rsid w:val="001A4191"/>
    <w:rsid w:val="001A52E7"/>
    <w:rsid w:val="001A56F1"/>
    <w:rsid w:val="001A6468"/>
    <w:rsid w:val="001A67C1"/>
    <w:rsid w:val="001A6FE6"/>
    <w:rsid w:val="001A7289"/>
    <w:rsid w:val="001A75AE"/>
    <w:rsid w:val="001B0255"/>
    <w:rsid w:val="001B06BF"/>
    <w:rsid w:val="001B0849"/>
    <w:rsid w:val="001B0D01"/>
    <w:rsid w:val="001B0E03"/>
    <w:rsid w:val="001B1486"/>
    <w:rsid w:val="001B1EDF"/>
    <w:rsid w:val="001B202B"/>
    <w:rsid w:val="001B33D3"/>
    <w:rsid w:val="001B3487"/>
    <w:rsid w:val="001B3640"/>
    <w:rsid w:val="001B37B8"/>
    <w:rsid w:val="001B4554"/>
    <w:rsid w:val="001B4BF5"/>
    <w:rsid w:val="001B576F"/>
    <w:rsid w:val="001B68E3"/>
    <w:rsid w:val="001B6942"/>
    <w:rsid w:val="001B6C5B"/>
    <w:rsid w:val="001B759E"/>
    <w:rsid w:val="001C0648"/>
    <w:rsid w:val="001C0CA1"/>
    <w:rsid w:val="001C12A0"/>
    <w:rsid w:val="001C1F46"/>
    <w:rsid w:val="001C27ED"/>
    <w:rsid w:val="001C2AE8"/>
    <w:rsid w:val="001C2EBC"/>
    <w:rsid w:val="001C348E"/>
    <w:rsid w:val="001C3C63"/>
    <w:rsid w:val="001C3F7F"/>
    <w:rsid w:val="001C4B35"/>
    <w:rsid w:val="001C520F"/>
    <w:rsid w:val="001C53D0"/>
    <w:rsid w:val="001C56B0"/>
    <w:rsid w:val="001C5CC8"/>
    <w:rsid w:val="001C5D78"/>
    <w:rsid w:val="001C6476"/>
    <w:rsid w:val="001D02A4"/>
    <w:rsid w:val="001D0783"/>
    <w:rsid w:val="001D0B0C"/>
    <w:rsid w:val="001D0D50"/>
    <w:rsid w:val="001D131A"/>
    <w:rsid w:val="001D17D3"/>
    <w:rsid w:val="001D19AC"/>
    <w:rsid w:val="001D27C2"/>
    <w:rsid w:val="001D30F6"/>
    <w:rsid w:val="001D4187"/>
    <w:rsid w:val="001D516D"/>
    <w:rsid w:val="001D577A"/>
    <w:rsid w:val="001D585E"/>
    <w:rsid w:val="001D615A"/>
    <w:rsid w:val="001D7D34"/>
    <w:rsid w:val="001E0520"/>
    <w:rsid w:val="001E18F3"/>
    <w:rsid w:val="001E194D"/>
    <w:rsid w:val="001E2225"/>
    <w:rsid w:val="001E45E9"/>
    <w:rsid w:val="001E4BE7"/>
    <w:rsid w:val="001E510C"/>
    <w:rsid w:val="001E5253"/>
    <w:rsid w:val="001E594C"/>
    <w:rsid w:val="001E5A6E"/>
    <w:rsid w:val="001E61FE"/>
    <w:rsid w:val="001F0732"/>
    <w:rsid w:val="001F0874"/>
    <w:rsid w:val="001F098D"/>
    <w:rsid w:val="001F0ED8"/>
    <w:rsid w:val="001F14A0"/>
    <w:rsid w:val="001F1C02"/>
    <w:rsid w:val="001F1EBC"/>
    <w:rsid w:val="001F34A6"/>
    <w:rsid w:val="001F39C5"/>
    <w:rsid w:val="001F3A9C"/>
    <w:rsid w:val="001F492A"/>
    <w:rsid w:val="001F4F9A"/>
    <w:rsid w:val="001F5CC6"/>
    <w:rsid w:val="001F6302"/>
    <w:rsid w:val="001F76EE"/>
    <w:rsid w:val="00201146"/>
    <w:rsid w:val="0020193C"/>
    <w:rsid w:val="00201CA0"/>
    <w:rsid w:val="00201EEE"/>
    <w:rsid w:val="002023D1"/>
    <w:rsid w:val="002023D3"/>
    <w:rsid w:val="00202459"/>
    <w:rsid w:val="00202840"/>
    <w:rsid w:val="00202C45"/>
    <w:rsid w:val="00202CB7"/>
    <w:rsid w:val="00202F06"/>
    <w:rsid w:val="002032FF"/>
    <w:rsid w:val="00203432"/>
    <w:rsid w:val="00203C4B"/>
    <w:rsid w:val="00203F4D"/>
    <w:rsid w:val="0020447D"/>
    <w:rsid w:val="002046EB"/>
    <w:rsid w:val="00204D38"/>
    <w:rsid w:val="0020542F"/>
    <w:rsid w:val="00205589"/>
    <w:rsid w:val="0020564E"/>
    <w:rsid w:val="002057EA"/>
    <w:rsid w:val="0020763B"/>
    <w:rsid w:val="0020774D"/>
    <w:rsid w:val="002079F6"/>
    <w:rsid w:val="00210042"/>
    <w:rsid w:val="0021058D"/>
    <w:rsid w:val="00210DF9"/>
    <w:rsid w:val="002113B0"/>
    <w:rsid w:val="00211BED"/>
    <w:rsid w:val="00212705"/>
    <w:rsid w:val="00212962"/>
    <w:rsid w:val="00214679"/>
    <w:rsid w:val="002146FD"/>
    <w:rsid w:val="0021491C"/>
    <w:rsid w:val="00214933"/>
    <w:rsid w:val="00215621"/>
    <w:rsid w:val="00215B99"/>
    <w:rsid w:val="00216030"/>
    <w:rsid w:val="00216237"/>
    <w:rsid w:val="002163E1"/>
    <w:rsid w:val="002169E5"/>
    <w:rsid w:val="00217C16"/>
    <w:rsid w:val="00220320"/>
    <w:rsid w:val="00220796"/>
    <w:rsid w:val="0022099A"/>
    <w:rsid w:val="00220A7C"/>
    <w:rsid w:val="00221005"/>
    <w:rsid w:val="00221447"/>
    <w:rsid w:val="00221E8C"/>
    <w:rsid w:val="002222A9"/>
    <w:rsid w:val="00222C40"/>
    <w:rsid w:val="00222FE3"/>
    <w:rsid w:val="00223202"/>
    <w:rsid w:val="00224083"/>
    <w:rsid w:val="002241BD"/>
    <w:rsid w:val="00224C5E"/>
    <w:rsid w:val="002252C8"/>
    <w:rsid w:val="00225B35"/>
    <w:rsid w:val="00225F87"/>
    <w:rsid w:val="002262DE"/>
    <w:rsid w:val="00226F1D"/>
    <w:rsid w:val="00227A75"/>
    <w:rsid w:val="00227BCE"/>
    <w:rsid w:val="00231411"/>
    <w:rsid w:val="00231554"/>
    <w:rsid w:val="002319A5"/>
    <w:rsid w:val="0023231F"/>
    <w:rsid w:val="002324D5"/>
    <w:rsid w:val="002324E3"/>
    <w:rsid w:val="0023334A"/>
    <w:rsid w:val="002333A3"/>
    <w:rsid w:val="002333B0"/>
    <w:rsid w:val="002333EA"/>
    <w:rsid w:val="00233B9A"/>
    <w:rsid w:val="002345D8"/>
    <w:rsid w:val="00235D20"/>
    <w:rsid w:val="002364E9"/>
    <w:rsid w:val="00236807"/>
    <w:rsid w:val="00236AD1"/>
    <w:rsid w:val="00237064"/>
    <w:rsid w:val="002370A4"/>
    <w:rsid w:val="00237857"/>
    <w:rsid w:val="00237A5E"/>
    <w:rsid w:val="00237A93"/>
    <w:rsid w:val="00237DC7"/>
    <w:rsid w:val="002403ED"/>
    <w:rsid w:val="002406D1"/>
    <w:rsid w:val="002407A8"/>
    <w:rsid w:val="00240889"/>
    <w:rsid w:val="00240FA0"/>
    <w:rsid w:val="00241612"/>
    <w:rsid w:val="00241CF9"/>
    <w:rsid w:val="00242564"/>
    <w:rsid w:val="0024262F"/>
    <w:rsid w:val="002429A2"/>
    <w:rsid w:val="0024307F"/>
    <w:rsid w:val="002433D2"/>
    <w:rsid w:val="0024380A"/>
    <w:rsid w:val="00243F58"/>
    <w:rsid w:val="00246FEE"/>
    <w:rsid w:val="002477B9"/>
    <w:rsid w:val="00250151"/>
    <w:rsid w:val="00250DB8"/>
    <w:rsid w:val="0025225B"/>
    <w:rsid w:val="0025291C"/>
    <w:rsid w:val="00253C2A"/>
    <w:rsid w:val="00254035"/>
    <w:rsid w:val="002548C8"/>
    <w:rsid w:val="0025495D"/>
    <w:rsid w:val="00254BF1"/>
    <w:rsid w:val="0025517B"/>
    <w:rsid w:val="00256020"/>
    <w:rsid w:val="00256097"/>
    <w:rsid w:val="00256232"/>
    <w:rsid w:val="0025652F"/>
    <w:rsid w:val="002600BF"/>
    <w:rsid w:val="0026130F"/>
    <w:rsid w:val="002613EA"/>
    <w:rsid w:val="0026141B"/>
    <w:rsid w:val="00261C07"/>
    <w:rsid w:val="0026252A"/>
    <w:rsid w:val="0026266F"/>
    <w:rsid w:val="0026327C"/>
    <w:rsid w:val="00263AE6"/>
    <w:rsid w:val="00263F07"/>
    <w:rsid w:val="00264189"/>
    <w:rsid w:val="002654F1"/>
    <w:rsid w:val="00265ED0"/>
    <w:rsid w:val="00266328"/>
    <w:rsid w:val="002669CE"/>
    <w:rsid w:val="0026711F"/>
    <w:rsid w:val="002671BF"/>
    <w:rsid w:val="00267C19"/>
    <w:rsid w:val="002702F4"/>
    <w:rsid w:val="00271360"/>
    <w:rsid w:val="0027142E"/>
    <w:rsid w:val="00271BB0"/>
    <w:rsid w:val="002728AF"/>
    <w:rsid w:val="0027318F"/>
    <w:rsid w:val="0027373F"/>
    <w:rsid w:val="00273E22"/>
    <w:rsid w:val="00275331"/>
    <w:rsid w:val="00275B52"/>
    <w:rsid w:val="002767B8"/>
    <w:rsid w:val="00276B69"/>
    <w:rsid w:val="00277651"/>
    <w:rsid w:val="00277FDF"/>
    <w:rsid w:val="0028086F"/>
    <w:rsid w:val="00280AD0"/>
    <w:rsid w:val="0028150A"/>
    <w:rsid w:val="002821F6"/>
    <w:rsid w:val="0028251C"/>
    <w:rsid w:val="00282E69"/>
    <w:rsid w:val="0028389A"/>
    <w:rsid w:val="00285208"/>
    <w:rsid w:val="00285B7F"/>
    <w:rsid w:val="0028659C"/>
    <w:rsid w:val="0028705E"/>
    <w:rsid w:val="00290C7A"/>
    <w:rsid w:val="00291417"/>
    <w:rsid w:val="00291F17"/>
    <w:rsid w:val="002929DE"/>
    <w:rsid w:val="00292ED5"/>
    <w:rsid w:val="00294845"/>
    <w:rsid w:val="002948F8"/>
    <w:rsid w:val="00295FC2"/>
    <w:rsid w:val="00296697"/>
    <w:rsid w:val="00296DA8"/>
    <w:rsid w:val="00297005"/>
    <w:rsid w:val="0029720C"/>
    <w:rsid w:val="00297420"/>
    <w:rsid w:val="002A0876"/>
    <w:rsid w:val="002A1CFD"/>
    <w:rsid w:val="002A2890"/>
    <w:rsid w:val="002A33E3"/>
    <w:rsid w:val="002A480E"/>
    <w:rsid w:val="002A4B11"/>
    <w:rsid w:val="002A4EBC"/>
    <w:rsid w:val="002A5779"/>
    <w:rsid w:val="002A580C"/>
    <w:rsid w:val="002A5FCB"/>
    <w:rsid w:val="002A717C"/>
    <w:rsid w:val="002A73A8"/>
    <w:rsid w:val="002B004A"/>
    <w:rsid w:val="002B130A"/>
    <w:rsid w:val="002B1E03"/>
    <w:rsid w:val="002B217B"/>
    <w:rsid w:val="002B2197"/>
    <w:rsid w:val="002B25F3"/>
    <w:rsid w:val="002B2DAA"/>
    <w:rsid w:val="002B2E89"/>
    <w:rsid w:val="002B308E"/>
    <w:rsid w:val="002B3188"/>
    <w:rsid w:val="002B36D1"/>
    <w:rsid w:val="002B3B5C"/>
    <w:rsid w:val="002B4BB4"/>
    <w:rsid w:val="002B559B"/>
    <w:rsid w:val="002B5A53"/>
    <w:rsid w:val="002B5F51"/>
    <w:rsid w:val="002B674D"/>
    <w:rsid w:val="002B69C2"/>
    <w:rsid w:val="002B6B07"/>
    <w:rsid w:val="002B6C80"/>
    <w:rsid w:val="002B6F4E"/>
    <w:rsid w:val="002C05D7"/>
    <w:rsid w:val="002C12CF"/>
    <w:rsid w:val="002C38AE"/>
    <w:rsid w:val="002C3CAE"/>
    <w:rsid w:val="002C3CCA"/>
    <w:rsid w:val="002C51BC"/>
    <w:rsid w:val="002C59DB"/>
    <w:rsid w:val="002C63EC"/>
    <w:rsid w:val="002C6D63"/>
    <w:rsid w:val="002C71C1"/>
    <w:rsid w:val="002C782F"/>
    <w:rsid w:val="002C78EE"/>
    <w:rsid w:val="002C7AFC"/>
    <w:rsid w:val="002C7C13"/>
    <w:rsid w:val="002C7F75"/>
    <w:rsid w:val="002D06C6"/>
    <w:rsid w:val="002D1EFB"/>
    <w:rsid w:val="002D2547"/>
    <w:rsid w:val="002D287E"/>
    <w:rsid w:val="002D28C4"/>
    <w:rsid w:val="002D311D"/>
    <w:rsid w:val="002D3863"/>
    <w:rsid w:val="002D43F8"/>
    <w:rsid w:val="002D4912"/>
    <w:rsid w:val="002D4CAF"/>
    <w:rsid w:val="002D6027"/>
    <w:rsid w:val="002D6160"/>
    <w:rsid w:val="002D6463"/>
    <w:rsid w:val="002D6921"/>
    <w:rsid w:val="002D6A03"/>
    <w:rsid w:val="002D75DA"/>
    <w:rsid w:val="002D7B81"/>
    <w:rsid w:val="002D7B9C"/>
    <w:rsid w:val="002D7DAD"/>
    <w:rsid w:val="002E055E"/>
    <w:rsid w:val="002E1080"/>
    <w:rsid w:val="002E12EF"/>
    <w:rsid w:val="002E1B1F"/>
    <w:rsid w:val="002E1FB5"/>
    <w:rsid w:val="002E2EB5"/>
    <w:rsid w:val="002E45A2"/>
    <w:rsid w:val="002E4C75"/>
    <w:rsid w:val="002E4DE3"/>
    <w:rsid w:val="002E5040"/>
    <w:rsid w:val="002E6BF4"/>
    <w:rsid w:val="002E720B"/>
    <w:rsid w:val="002E75E0"/>
    <w:rsid w:val="002E7DAE"/>
    <w:rsid w:val="002F0950"/>
    <w:rsid w:val="002F0B62"/>
    <w:rsid w:val="002F0F32"/>
    <w:rsid w:val="002F0FED"/>
    <w:rsid w:val="002F38E7"/>
    <w:rsid w:val="002F3F65"/>
    <w:rsid w:val="002F45E2"/>
    <w:rsid w:val="002F55C2"/>
    <w:rsid w:val="002F6F18"/>
    <w:rsid w:val="00300508"/>
    <w:rsid w:val="00300823"/>
    <w:rsid w:val="003014F0"/>
    <w:rsid w:val="00301624"/>
    <w:rsid w:val="0030177C"/>
    <w:rsid w:val="00301E2E"/>
    <w:rsid w:val="00302FAF"/>
    <w:rsid w:val="003032D9"/>
    <w:rsid w:val="0030358B"/>
    <w:rsid w:val="00303877"/>
    <w:rsid w:val="00303899"/>
    <w:rsid w:val="00303B10"/>
    <w:rsid w:val="003041B6"/>
    <w:rsid w:val="003060EF"/>
    <w:rsid w:val="003062AD"/>
    <w:rsid w:val="003066A9"/>
    <w:rsid w:val="00306B02"/>
    <w:rsid w:val="003075C4"/>
    <w:rsid w:val="00310863"/>
    <w:rsid w:val="0031091D"/>
    <w:rsid w:val="00310C82"/>
    <w:rsid w:val="00310FA9"/>
    <w:rsid w:val="0031141C"/>
    <w:rsid w:val="00311D75"/>
    <w:rsid w:val="00312127"/>
    <w:rsid w:val="00313415"/>
    <w:rsid w:val="00313FFE"/>
    <w:rsid w:val="00314A30"/>
    <w:rsid w:val="00314A87"/>
    <w:rsid w:val="00314F06"/>
    <w:rsid w:val="0031604D"/>
    <w:rsid w:val="00316A91"/>
    <w:rsid w:val="00316F07"/>
    <w:rsid w:val="0031763D"/>
    <w:rsid w:val="003178DF"/>
    <w:rsid w:val="00317CD6"/>
    <w:rsid w:val="003201CB"/>
    <w:rsid w:val="00320312"/>
    <w:rsid w:val="00320E85"/>
    <w:rsid w:val="00321B6E"/>
    <w:rsid w:val="00323990"/>
    <w:rsid w:val="00323D9A"/>
    <w:rsid w:val="00323E9A"/>
    <w:rsid w:val="00323FED"/>
    <w:rsid w:val="00324031"/>
    <w:rsid w:val="003246E6"/>
    <w:rsid w:val="0032505B"/>
    <w:rsid w:val="0032564D"/>
    <w:rsid w:val="00325960"/>
    <w:rsid w:val="00325B5D"/>
    <w:rsid w:val="00325F37"/>
    <w:rsid w:val="0032620C"/>
    <w:rsid w:val="00326A5C"/>
    <w:rsid w:val="00327A10"/>
    <w:rsid w:val="003302A9"/>
    <w:rsid w:val="00331118"/>
    <w:rsid w:val="003311F5"/>
    <w:rsid w:val="003319D7"/>
    <w:rsid w:val="003326A6"/>
    <w:rsid w:val="0033311F"/>
    <w:rsid w:val="003333D2"/>
    <w:rsid w:val="00333E68"/>
    <w:rsid w:val="003342D7"/>
    <w:rsid w:val="00334E8E"/>
    <w:rsid w:val="00335108"/>
    <w:rsid w:val="00335A6D"/>
    <w:rsid w:val="00335D02"/>
    <w:rsid w:val="003362E3"/>
    <w:rsid w:val="00336DBC"/>
    <w:rsid w:val="00336EE8"/>
    <w:rsid w:val="003373A3"/>
    <w:rsid w:val="003373DC"/>
    <w:rsid w:val="003374EA"/>
    <w:rsid w:val="00337875"/>
    <w:rsid w:val="00340199"/>
    <w:rsid w:val="003402DD"/>
    <w:rsid w:val="0034074E"/>
    <w:rsid w:val="0034075C"/>
    <w:rsid w:val="00340B3A"/>
    <w:rsid w:val="00342743"/>
    <w:rsid w:val="00342A0F"/>
    <w:rsid w:val="00343037"/>
    <w:rsid w:val="00343A31"/>
    <w:rsid w:val="00344219"/>
    <w:rsid w:val="003442F3"/>
    <w:rsid w:val="003447D7"/>
    <w:rsid w:val="003448E3"/>
    <w:rsid w:val="00344901"/>
    <w:rsid w:val="00344AA8"/>
    <w:rsid w:val="0034557E"/>
    <w:rsid w:val="00345F33"/>
    <w:rsid w:val="00345FFC"/>
    <w:rsid w:val="003464C6"/>
    <w:rsid w:val="003469E0"/>
    <w:rsid w:val="00347B35"/>
    <w:rsid w:val="00347E11"/>
    <w:rsid w:val="003510AE"/>
    <w:rsid w:val="00351361"/>
    <w:rsid w:val="003515A6"/>
    <w:rsid w:val="0035236C"/>
    <w:rsid w:val="00352ADE"/>
    <w:rsid w:val="00352FB9"/>
    <w:rsid w:val="0035304C"/>
    <w:rsid w:val="00353944"/>
    <w:rsid w:val="003554C2"/>
    <w:rsid w:val="00355759"/>
    <w:rsid w:val="00355AC9"/>
    <w:rsid w:val="003566A1"/>
    <w:rsid w:val="0035780E"/>
    <w:rsid w:val="00360BB0"/>
    <w:rsid w:val="00361686"/>
    <w:rsid w:val="00361AD8"/>
    <w:rsid w:val="003620CE"/>
    <w:rsid w:val="0036288B"/>
    <w:rsid w:val="00364088"/>
    <w:rsid w:val="00364300"/>
    <w:rsid w:val="003647BD"/>
    <w:rsid w:val="003651ED"/>
    <w:rsid w:val="00365406"/>
    <w:rsid w:val="00365A46"/>
    <w:rsid w:val="00365AC0"/>
    <w:rsid w:val="00365DA1"/>
    <w:rsid w:val="003660A7"/>
    <w:rsid w:val="003663AB"/>
    <w:rsid w:val="003667EA"/>
    <w:rsid w:val="00366B8E"/>
    <w:rsid w:val="00367B5D"/>
    <w:rsid w:val="003702A9"/>
    <w:rsid w:val="00370CEF"/>
    <w:rsid w:val="0037197F"/>
    <w:rsid w:val="00373EE8"/>
    <w:rsid w:val="00374E45"/>
    <w:rsid w:val="00375238"/>
    <w:rsid w:val="00375AB2"/>
    <w:rsid w:val="00375B22"/>
    <w:rsid w:val="003762B4"/>
    <w:rsid w:val="0037637C"/>
    <w:rsid w:val="00376A8B"/>
    <w:rsid w:val="00376ECE"/>
    <w:rsid w:val="003772B9"/>
    <w:rsid w:val="00377625"/>
    <w:rsid w:val="003776C4"/>
    <w:rsid w:val="003776C6"/>
    <w:rsid w:val="00380878"/>
    <w:rsid w:val="00380F0D"/>
    <w:rsid w:val="0038138A"/>
    <w:rsid w:val="00381E01"/>
    <w:rsid w:val="003822F8"/>
    <w:rsid w:val="00382397"/>
    <w:rsid w:val="00382545"/>
    <w:rsid w:val="00382CDF"/>
    <w:rsid w:val="003838C2"/>
    <w:rsid w:val="0038413B"/>
    <w:rsid w:val="00384516"/>
    <w:rsid w:val="003845E6"/>
    <w:rsid w:val="00384C50"/>
    <w:rsid w:val="00384D50"/>
    <w:rsid w:val="0038540F"/>
    <w:rsid w:val="00385954"/>
    <w:rsid w:val="003873FF"/>
    <w:rsid w:val="00387D67"/>
    <w:rsid w:val="0039025A"/>
    <w:rsid w:val="003903C9"/>
    <w:rsid w:val="00390BF9"/>
    <w:rsid w:val="0039150A"/>
    <w:rsid w:val="003917B0"/>
    <w:rsid w:val="00391991"/>
    <w:rsid w:val="00391FEB"/>
    <w:rsid w:val="00392CF0"/>
    <w:rsid w:val="00392D1A"/>
    <w:rsid w:val="003933DB"/>
    <w:rsid w:val="00393876"/>
    <w:rsid w:val="00393B6F"/>
    <w:rsid w:val="00393BA2"/>
    <w:rsid w:val="003944E3"/>
    <w:rsid w:val="00395F25"/>
    <w:rsid w:val="003961BA"/>
    <w:rsid w:val="00396345"/>
    <w:rsid w:val="003A00B5"/>
    <w:rsid w:val="003A0978"/>
    <w:rsid w:val="003A1888"/>
    <w:rsid w:val="003A18CC"/>
    <w:rsid w:val="003A1B2E"/>
    <w:rsid w:val="003A1B84"/>
    <w:rsid w:val="003A1D9D"/>
    <w:rsid w:val="003A33DA"/>
    <w:rsid w:val="003A3638"/>
    <w:rsid w:val="003A3946"/>
    <w:rsid w:val="003A3A80"/>
    <w:rsid w:val="003A3EEF"/>
    <w:rsid w:val="003A464A"/>
    <w:rsid w:val="003A633C"/>
    <w:rsid w:val="003A695F"/>
    <w:rsid w:val="003A7451"/>
    <w:rsid w:val="003A7D7C"/>
    <w:rsid w:val="003B0497"/>
    <w:rsid w:val="003B0E05"/>
    <w:rsid w:val="003B1FAF"/>
    <w:rsid w:val="003B21EC"/>
    <w:rsid w:val="003B309B"/>
    <w:rsid w:val="003B328C"/>
    <w:rsid w:val="003B4124"/>
    <w:rsid w:val="003B4A1F"/>
    <w:rsid w:val="003B5B8B"/>
    <w:rsid w:val="003B5BBF"/>
    <w:rsid w:val="003B7304"/>
    <w:rsid w:val="003B79B8"/>
    <w:rsid w:val="003C095B"/>
    <w:rsid w:val="003C0A73"/>
    <w:rsid w:val="003C0A95"/>
    <w:rsid w:val="003C0D0E"/>
    <w:rsid w:val="003C13ED"/>
    <w:rsid w:val="003C211B"/>
    <w:rsid w:val="003C2C82"/>
    <w:rsid w:val="003C3381"/>
    <w:rsid w:val="003C3A5C"/>
    <w:rsid w:val="003C3B54"/>
    <w:rsid w:val="003C4B5B"/>
    <w:rsid w:val="003C59AE"/>
    <w:rsid w:val="003C5DE4"/>
    <w:rsid w:val="003C640F"/>
    <w:rsid w:val="003C73F1"/>
    <w:rsid w:val="003C74B5"/>
    <w:rsid w:val="003C7C8B"/>
    <w:rsid w:val="003D037D"/>
    <w:rsid w:val="003D0EA8"/>
    <w:rsid w:val="003D0F82"/>
    <w:rsid w:val="003D156A"/>
    <w:rsid w:val="003D1E98"/>
    <w:rsid w:val="003D2903"/>
    <w:rsid w:val="003D47F3"/>
    <w:rsid w:val="003D5093"/>
    <w:rsid w:val="003D5382"/>
    <w:rsid w:val="003D55C2"/>
    <w:rsid w:val="003D5721"/>
    <w:rsid w:val="003E076A"/>
    <w:rsid w:val="003E0F67"/>
    <w:rsid w:val="003E0FCB"/>
    <w:rsid w:val="003E0FF7"/>
    <w:rsid w:val="003E16B9"/>
    <w:rsid w:val="003E16CF"/>
    <w:rsid w:val="003E1851"/>
    <w:rsid w:val="003E1BA8"/>
    <w:rsid w:val="003E1EB8"/>
    <w:rsid w:val="003E23E5"/>
    <w:rsid w:val="003E23F4"/>
    <w:rsid w:val="003E2DCB"/>
    <w:rsid w:val="003E2E1C"/>
    <w:rsid w:val="003E2E7B"/>
    <w:rsid w:val="003E34FC"/>
    <w:rsid w:val="003E4A12"/>
    <w:rsid w:val="003E6605"/>
    <w:rsid w:val="003E704C"/>
    <w:rsid w:val="003E7CA5"/>
    <w:rsid w:val="003E7DE8"/>
    <w:rsid w:val="003F007F"/>
    <w:rsid w:val="003F08B1"/>
    <w:rsid w:val="003F0EE5"/>
    <w:rsid w:val="003F171B"/>
    <w:rsid w:val="003F27BA"/>
    <w:rsid w:val="003F2D95"/>
    <w:rsid w:val="003F2E14"/>
    <w:rsid w:val="003F2ED4"/>
    <w:rsid w:val="003F3849"/>
    <w:rsid w:val="003F41AB"/>
    <w:rsid w:val="003F4670"/>
    <w:rsid w:val="003F46A1"/>
    <w:rsid w:val="003F54B4"/>
    <w:rsid w:val="003F5C82"/>
    <w:rsid w:val="003F6A3B"/>
    <w:rsid w:val="003F6DE6"/>
    <w:rsid w:val="003F745A"/>
    <w:rsid w:val="003F76E5"/>
    <w:rsid w:val="003F791F"/>
    <w:rsid w:val="00400456"/>
    <w:rsid w:val="00400A6A"/>
    <w:rsid w:val="004018A5"/>
    <w:rsid w:val="004018BA"/>
    <w:rsid w:val="00402AB7"/>
    <w:rsid w:val="00403D45"/>
    <w:rsid w:val="004044EB"/>
    <w:rsid w:val="004045E7"/>
    <w:rsid w:val="004050E9"/>
    <w:rsid w:val="00405921"/>
    <w:rsid w:val="00410144"/>
    <w:rsid w:val="004112E7"/>
    <w:rsid w:val="00411AD8"/>
    <w:rsid w:val="0041201E"/>
    <w:rsid w:val="004128B6"/>
    <w:rsid w:val="00412D9A"/>
    <w:rsid w:val="00412EDA"/>
    <w:rsid w:val="004133F1"/>
    <w:rsid w:val="0041384F"/>
    <w:rsid w:val="004140DE"/>
    <w:rsid w:val="004157A1"/>
    <w:rsid w:val="00415829"/>
    <w:rsid w:val="0041605D"/>
    <w:rsid w:val="00417C81"/>
    <w:rsid w:val="004202BA"/>
    <w:rsid w:val="00420726"/>
    <w:rsid w:val="00420BDE"/>
    <w:rsid w:val="004223BB"/>
    <w:rsid w:val="00422967"/>
    <w:rsid w:val="004229F6"/>
    <w:rsid w:val="00423217"/>
    <w:rsid w:val="00423C44"/>
    <w:rsid w:val="00424BE2"/>
    <w:rsid w:val="00424EE8"/>
    <w:rsid w:val="0042526E"/>
    <w:rsid w:val="0042571F"/>
    <w:rsid w:val="00426446"/>
    <w:rsid w:val="00430157"/>
    <w:rsid w:val="0043086C"/>
    <w:rsid w:val="00430D0B"/>
    <w:rsid w:val="0043125B"/>
    <w:rsid w:val="00432286"/>
    <w:rsid w:val="004323B6"/>
    <w:rsid w:val="004327F3"/>
    <w:rsid w:val="00433991"/>
    <w:rsid w:val="0043450C"/>
    <w:rsid w:val="0043528D"/>
    <w:rsid w:val="00435B19"/>
    <w:rsid w:val="0044016F"/>
    <w:rsid w:val="00441AA5"/>
    <w:rsid w:val="004424B8"/>
    <w:rsid w:val="00442AFE"/>
    <w:rsid w:val="004435AB"/>
    <w:rsid w:val="00444D8E"/>
    <w:rsid w:val="00444DC1"/>
    <w:rsid w:val="0044520D"/>
    <w:rsid w:val="00445C1A"/>
    <w:rsid w:val="00445F85"/>
    <w:rsid w:val="0044614F"/>
    <w:rsid w:val="0044620F"/>
    <w:rsid w:val="00446935"/>
    <w:rsid w:val="00446F56"/>
    <w:rsid w:val="0044718A"/>
    <w:rsid w:val="00447630"/>
    <w:rsid w:val="00447D93"/>
    <w:rsid w:val="00450BE7"/>
    <w:rsid w:val="00451621"/>
    <w:rsid w:val="00451F81"/>
    <w:rsid w:val="00452428"/>
    <w:rsid w:val="00452480"/>
    <w:rsid w:val="00452531"/>
    <w:rsid w:val="0045299F"/>
    <w:rsid w:val="00452C9D"/>
    <w:rsid w:val="00452E10"/>
    <w:rsid w:val="00452FC4"/>
    <w:rsid w:val="00453333"/>
    <w:rsid w:val="0045445E"/>
    <w:rsid w:val="00454BE4"/>
    <w:rsid w:val="004558E0"/>
    <w:rsid w:val="00455F99"/>
    <w:rsid w:val="0045609C"/>
    <w:rsid w:val="0045610C"/>
    <w:rsid w:val="00456DD5"/>
    <w:rsid w:val="00456EC4"/>
    <w:rsid w:val="004575C1"/>
    <w:rsid w:val="004577A0"/>
    <w:rsid w:val="00457A3C"/>
    <w:rsid w:val="0046038D"/>
    <w:rsid w:val="00460995"/>
    <w:rsid w:val="00460F28"/>
    <w:rsid w:val="00463003"/>
    <w:rsid w:val="00463423"/>
    <w:rsid w:val="00464134"/>
    <w:rsid w:val="00464341"/>
    <w:rsid w:val="00464581"/>
    <w:rsid w:val="004659F6"/>
    <w:rsid w:val="004660E9"/>
    <w:rsid w:val="004662E4"/>
    <w:rsid w:val="00466B93"/>
    <w:rsid w:val="0046776A"/>
    <w:rsid w:val="00470798"/>
    <w:rsid w:val="0047095A"/>
    <w:rsid w:val="00471314"/>
    <w:rsid w:val="00472AEE"/>
    <w:rsid w:val="00472AFC"/>
    <w:rsid w:val="004730B6"/>
    <w:rsid w:val="004730FE"/>
    <w:rsid w:val="00473619"/>
    <w:rsid w:val="00473D20"/>
    <w:rsid w:val="00474120"/>
    <w:rsid w:val="004742B6"/>
    <w:rsid w:val="0047451D"/>
    <w:rsid w:val="00474848"/>
    <w:rsid w:val="00475752"/>
    <w:rsid w:val="004773E5"/>
    <w:rsid w:val="00480303"/>
    <w:rsid w:val="00481A2B"/>
    <w:rsid w:val="00482A13"/>
    <w:rsid w:val="00482C0F"/>
    <w:rsid w:val="00483207"/>
    <w:rsid w:val="00483D98"/>
    <w:rsid w:val="00483DA2"/>
    <w:rsid w:val="004848F0"/>
    <w:rsid w:val="00484B04"/>
    <w:rsid w:val="00485AFF"/>
    <w:rsid w:val="00486180"/>
    <w:rsid w:val="004862CE"/>
    <w:rsid w:val="004874F8"/>
    <w:rsid w:val="0048769C"/>
    <w:rsid w:val="0048773B"/>
    <w:rsid w:val="00487D31"/>
    <w:rsid w:val="004910A8"/>
    <w:rsid w:val="004910C6"/>
    <w:rsid w:val="004930D0"/>
    <w:rsid w:val="004934F1"/>
    <w:rsid w:val="00493855"/>
    <w:rsid w:val="004943E8"/>
    <w:rsid w:val="00494C35"/>
    <w:rsid w:val="004954E4"/>
    <w:rsid w:val="004957F3"/>
    <w:rsid w:val="00496794"/>
    <w:rsid w:val="004A111F"/>
    <w:rsid w:val="004A1D8A"/>
    <w:rsid w:val="004A1DFE"/>
    <w:rsid w:val="004A239A"/>
    <w:rsid w:val="004A29B5"/>
    <w:rsid w:val="004A2CB2"/>
    <w:rsid w:val="004A2F1F"/>
    <w:rsid w:val="004A30A7"/>
    <w:rsid w:val="004A380E"/>
    <w:rsid w:val="004A3960"/>
    <w:rsid w:val="004A3A34"/>
    <w:rsid w:val="004A3C67"/>
    <w:rsid w:val="004A4DED"/>
    <w:rsid w:val="004A618B"/>
    <w:rsid w:val="004A66DD"/>
    <w:rsid w:val="004A67BE"/>
    <w:rsid w:val="004A6BB4"/>
    <w:rsid w:val="004A7376"/>
    <w:rsid w:val="004A7447"/>
    <w:rsid w:val="004A778E"/>
    <w:rsid w:val="004B0693"/>
    <w:rsid w:val="004B0C46"/>
    <w:rsid w:val="004B0EFD"/>
    <w:rsid w:val="004B1B27"/>
    <w:rsid w:val="004B1B5B"/>
    <w:rsid w:val="004B26FF"/>
    <w:rsid w:val="004B3E47"/>
    <w:rsid w:val="004B467D"/>
    <w:rsid w:val="004B4BFD"/>
    <w:rsid w:val="004B4E32"/>
    <w:rsid w:val="004B5621"/>
    <w:rsid w:val="004B5CA8"/>
    <w:rsid w:val="004B62E0"/>
    <w:rsid w:val="004B6C3D"/>
    <w:rsid w:val="004B6EB0"/>
    <w:rsid w:val="004C0CD4"/>
    <w:rsid w:val="004C11CC"/>
    <w:rsid w:val="004C1654"/>
    <w:rsid w:val="004C1CEE"/>
    <w:rsid w:val="004C28AD"/>
    <w:rsid w:val="004C2F49"/>
    <w:rsid w:val="004C30CA"/>
    <w:rsid w:val="004C354E"/>
    <w:rsid w:val="004C3668"/>
    <w:rsid w:val="004C3946"/>
    <w:rsid w:val="004C569C"/>
    <w:rsid w:val="004C68EC"/>
    <w:rsid w:val="004C6A08"/>
    <w:rsid w:val="004C7221"/>
    <w:rsid w:val="004C744D"/>
    <w:rsid w:val="004C7880"/>
    <w:rsid w:val="004C7AB5"/>
    <w:rsid w:val="004D04D8"/>
    <w:rsid w:val="004D057A"/>
    <w:rsid w:val="004D0606"/>
    <w:rsid w:val="004D2007"/>
    <w:rsid w:val="004D23DB"/>
    <w:rsid w:val="004D2ABA"/>
    <w:rsid w:val="004D2EF6"/>
    <w:rsid w:val="004D30C1"/>
    <w:rsid w:val="004D34BA"/>
    <w:rsid w:val="004D34FE"/>
    <w:rsid w:val="004D365E"/>
    <w:rsid w:val="004D3804"/>
    <w:rsid w:val="004D3B55"/>
    <w:rsid w:val="004D4237"/>
    <w:rsid w:val="004D434C"/>
    <w:rsid w:val="004D4FA7"/>
    <w:rsid w:val="004D5505"/>
    <w:rsid w:val="004D5A61"/>
    <w:rsid w:val="004D5B23"/>
    <w:rsid w:val="004D5C53"/>
    <w:rsid w:val="004D752E"/>
    <w:rsid w:val="004D7F2E"/>
    <w:rsid w:val="004E04CF"/>
    <w:rsid w:val="004E1A1D"/>
    <w:rsid w:val="004E1BC5"/>
    <w:rsid w:val="004E21CE"/>
    <w:rsid w:val="004E2A67"/>
    <w:rsid w:val="004E4804"/>
    <w:rsid w:val="004E4AA2"/>
    <w:rsid w:val="004E4C75"/>
    <w:rsid w:val="004E5567"/>
    <w:rsid w:val="004E5F78"/>
    <w:rsid w:val="004E62D4"/>
    <w:rsid w:val="004E66E0"/>
    <w:rsid w:val="004E697E"/>
    <w:rsid w:val="004E7688"/>
    <w:rsid w:val="004E7756"/>
    <w:rsid w:val="004F00E8"/>
    <w:rsid w:val="004F02EE"/>
    <w:rsid w:val="004F0C10"/>
    <w:rsid w:val="004F0F37"/>
    <w:rsid w:val="004F15C1"/>
    <w:rsid w:val="004F1995"/>
    <w:rsid w:val="004F25F5"/>
    <w:rsid w:val="004F393D"/>
    <w:rsid w:val="004F3969"/>
    <w:rsid w:val="004F3ECF"/>
    <w:rsid w:val="004F41B2"/>
    <w:rsid w:val="004F421D"/>
    <w:rsid w:val="004F4676"/>
    <w:rsid w:val="004F4726"/>
    <w:rsid w:val="004F6203"/>
    <w:rsid w:val="004F6A93"/>
    <w:rsid w:val="004F6BA3"/>
    <w:rsid w:val="004F6BC9"/>
    <w:rsid w:val="004F6D67"/>
    <w:rsid w:val="004F7AD5"/>
    <w:rsid w:val="00500765"/>
    <w:rsid w:val="005019C8"/>
    <w:rsid w:val="00501E3A"/>
    <w:rsid w:val="0050225A"/>
    <w:rsid w:val="00502A38"/>
    <w:rsid w:val="00502ABA"/>
    <w:rsid w:val="0050300D"/>
    <w:rsid w:val="005036FF"/>
    <w:rsid w:val="00504784"/>
    <w:rsid w:val="00504B92"/>
    <w:rsid w:val="00505260"/>
    <w:rsid w:val="00505D3E"/>
    <w:rsid w:val="0050629A"/>
    <w:rsid w:val="005065ED"/>
    <w:rsid w:val="005069E4"/>
    <w:rsid w:val="00506E5E"/>
    <w:rsid w:val="00507514"/>
    <w:rsid w:val="00507E88"/>
    <w:rsid w:val="00510096"/>
    <w:rsid w:val="00511B0C"/>
    <w:rsid w:val="005131A8"/>
    <w:rsid w:val="00513A4B"/>
    <w:rsid w:val="00513BCF"/>
    <w:rsid w:val="00513EC5"/>
    <w:rsid w:val="005140FD"/>
    <w:rsid w:val="005149DB"/>
    <w:rsid w:val="00514A41"/>
    <w:rsid w:val="00516958"/>
    <w:rsid w:val="005169E9"/>
    <w:rsid w:val="00516A33"/>
    <w:rsid w:val="00517018"/>
    <w:rsid w:val="00520527"/>
    <w:rsid w:val="0052099B"/>
    <w:rsid w:val="00520D14"/>
    <w:rsid w:val="005212D7"/>
    <w:rsid w:val="005218BF"/>
    <w:rsid w:val="00521E0E"/>
    <w:rsid w:val="00521FFC"/>
    <w:rsid w:val="00522100"/>
    <w:rsid w:val="005235B8"/>
    <w:rsid w:val="00523BD1"/>
    <w:rsid w:val="005243D9"/>
    <w:rsid w:val="00524491"/>
    <w:rsid w:val="005245A2"/>
    <w:rsid w:val="00524D1C"/>
    <w:rsid w:val="005254C6"/>
    <w:rsid w:val="0052674C"/>
    <w:rsid w:val="00526D6E"/>
    <w:rsid w:val="00530294"/>
    <w:rsid w:val="00530DC5"/>
    <w:rsid w:val="00530FCC"/>
    <w:rsid w:val="005317EE"/>
    <w:rsid w:val="00531C41"/>
    <w:rsid w:val="005325AC"/>
    <w:rsid w:val="00532B2F"/>
    <w:rsid w:val="00532FA9"/>
    <w:rsid w:val="00533889"/>
    <w:rsid w:val="00533ABF"/>
    <w:rsid w:val="0053483A"/>
    <w:rsid w:val="00534CC9"/>
    <w:rsid w:val="00535627"/>
    <w:rsid w:val="00535809"/>
    <w:rsid w:val="00535E46"/>
    <w:rsid w:val="005366EC"/>
    <w:rsid w:val="00536D3C"/>
    <w:rsid w:val="0053739A"/>
    <w:rsid w:val="0053786F"/>
    <w:rsid w:val="005403CC"/>
    <w:rsid w:val="00541167"/>
    <w:rsid w:val="00541676"/>
    <w:rsid w:val="00541D64"/>
    <w:rsid w:val="00542ED2"/>
    <w:rsid w:val="00543B28"/>
    <w:rsid w:val="00543E3C"/>
    <w:rsid w:val="005451B4"/>
    <w:rsid w:val="00545D85"/>
    <w:rsid w:val="0054687D"/>
    <w:rsid w:val="00546F21"/>
    <w:rsid w:val="005507AC"/>
    <w:rsid w:val="005508ED"/>
    <w:rsid w:val="00550B4D"/>
    <w:rsid w:val="00550E3D"/>
    <w:rsid w:val="00551ACB"/>
    <w:rsid w:val="00551CE9"/>
    <w:rsid w:val="00551DC6"/>
    <w:rsid w:val="0055236E"/>
    <w:rsid w:val="00552924"/>
    <w:rsid w:val="00552C48"/>
    <w:rsid w:val="00552F71"/>
    <w:rsid w:val="0055343C"/>
    <w:rsid w:val="0055354B"/>
    <w:rsid w:val="00554771"/>
    <w:rsid w:val="0055481A"/>
    <w:rsid w:val="00555040"/>
    <w:rsid w:val="00556390"/>
    <w:rsid w:val="00556400"/>
    <w:rsid w:val="005565EA"/>
    <w:rsid w:val="00556839"/>
    <w:rsid w:val="005577C5"/>
    <w:rsid w:val="005579FB"/>
    <w:rsid w:val="00557E37"/>
    <w:rsid w:val="00560759"/>
    <w:rsid w:val="00561E60"/>
    <w:rsid w:val="005623B8"/>
    <w:rsid w:val="00562570"/>
    <w:rsid w:val="00563BC6"/>
    <w:rsid w:val="0056483B"/>
    <w:rsid w:val="00564CC3"/>
    <w:rsid w:val="00565840"/>
    <w:rsid w:val="005664FA"/>
    <w:rsid w:val="00566CFA"/>
    <w:rsid w:val="0056766D"/>
    <w:rsid w:val="0057020A"/>
    <w:rsid w:val="00570F4B"/>
    <w:rsid w:val="0057141E"/>
    <w:rsid w:val="0057156C"/>
    <w:rsid w:val="00573A6F"/>
    <w:rsid w:val="00574892"/>
    <w:rsid w:val="00574DB5"/>
    <w:rsid w:val="005756D8"/>
    <w:rsid w:val="00575E64"/>
    <w:rsid w:val="00575EA1"/>
    <w:rsid w:val="00576255"/>
    <w:rsid w:val="00576F46"/>
    <w:rsid w:val="0057705D"/>
    <w:rsid w:val="0057713A"/>
    <w:rsid w:val="00577F72"/>
    <w:rsid w:val="00581B45"/>
    <w:rsid w:val="005828DB"/>
    <w:rsid w:val="00582A90"/>
    <w:rsid w:val="00583B20"/>
    <w:rsid w:val="00584044"/>
    <w:rsid w:val="00584331"/>
    <w:rsid w:val="005844DD"/>
    <w:rsid w:val="00584871"/>
    <w:rsid w:val="0058501A"/>
    <w:rsid w:val="005855CD"/>
    <w:rsid w:val="00585C42"/>
    <w:rsid w:val="00586124"/>
    <w:rsid w:val="00586BC5"/>
    <w:rsid w:val="00587A1D"/>
    <w:rsid w:val="00587DCA"/>
    <w:rsid w:val="00587DDC"/>
    <w:rsid w:val="00590275"/>
    <w:rsid w:val="0059038A"/>
    <w:rsid w:val="0059055C"/>
    <w:rsid w:val="00590A9C"/>
    <w:rsid w:val="00590EF3"/>
    <w:rsid w:val="0059132A"/>
    <w:rsid w:val="00591ABC"/>
    <w:rsid w:val="00592234"/>
    <w:rsid w:val="0059367E"/>
    <w:rsid w:val="00593F70"/>
    <w:rsid w:val="00594F0F"/>
    <w:rsid w:val="005954E3"/>
    <w:rsid w:val="00595CBA"/>
    <w:rsid w:val="005968C2"/>
    <w:rsid w:val="00596D47"/>
    <w:rsid w:val="00597983"/>
    <w:rsid w:val="005A0234"/>
    <w:rsid w:val="005A17D5"/>
    <w:rsid w:val="005A21D7"/>
    <w:rsid w:val="005A2653"/>
    <w:rsid w:val="005A2BEF"/>
    <w:rsid w:val="005A2DB2"/>
    <w:rsid w:val="005A316E"/>
    <w:rsid w:val="005A32BC"/>
    <w:rsid w:val="005A5AFB"/>
    <w:rsid w:val="005A6269"/>
    <w:rsid w:val="005B0423"/>
    <w:rsid w:val="005B098A"/>
    <w:rsid w:val="005B0BF7"/>
    <w:rsid w:val="005B0E53"/>
    <w:rsid w:val="005B1B03"/>
    <w:rsid w:val="005B1BAC"/>
    <w:rsid w:val="005B2554"/>
    <w:rsid w:val="005B2D4D"/>
    <w:rsid w:val="005B2F83"/>
    <w:rsid w:val="005B492C"/>
    <w:rsid w:val="005B5EC4"/>
    <w:rsid w:val="005B60DB"/>
    <w:rsid w:val="005B6781"/>
    <w:rsid w:val="005B6B9E"/>
    <w:rsid w:val="005B7734"/>
    <w:rsid w:val="005B7D8A"/>
    <w:rsid w:val="005C0956"/>
    <w:rsid w:val="005C2FBA"/>
    <w:rsid w:val="005C4A3D"/>
    <w:rsid w:val="005C4CDF"/>
    <w:rsid w:val="005C53EC"/>
    <w:rsid w:val="005C5408"/>
    <w:rsid w:val="005C590A"/>
    <w:rsid w:val="005C5EB6"/>
    <w:rsid w:val="005C5F8D"/>
    <w:rsid w:val="005C6C96"/>
    <w:rsid w:val="005C6D45"/>
    <w:rsid w:val="005C6D47"/>
    <w:rsid w:val="005C75A5"/>
    <w:rsid w:val="005C76ED"/>
    <w:rsid w:val="005D08E7"/>
    <w:rsid w:val="005D1BF4"/>
    <w:rsid w:val="005D1C9A"/>
    <w:rsid w:val="005D1E08"/>
    <w:rsid w:val="005D2415"/>
    <w:rsid w:val="005D36C3"/>
    <w:rsid w:val="005D4227"/>
    <w:rsid w:val="005D4D59"/>
    <w:rsid w:val="005D5055"/>
    <w:rsid w:val="005D550F"/>
    <w:rsid w:val="005D5943"/>
    <w:rsid w:val="005D597B"/>
    <w:rsid w:val="005D5AAB"/>
    <w:rsid w:val="005D6B65"/>
    <w:rsid w:val="005D79E6"/>
    <w:rsid w:val="005E0273"/>
    <w:rsid w:val="005E0F9F"/>
    <w:rsid w:val="005E104D"/>
    <w:rsid w:val="005E1468"/>
    <w:rsid w:val="005E1DD1"/>
    <w:rsid w:val="005E1F04"/>
    <w:rsid w:val="005E2BC9"/>
    <w:rsid w:val="005E2C8A"/>
    <w:rsid w:val="005E2F7B"/>
    <w:rsid w:val="005E31DD"/>
    <w:rsid w:val="005E3BC9"/>
    <w:rsid w:val="005E4216"/>
    <w:rsid w:val="005E4A46"/>
    <w:rsid w:val="005E4DB0"/>
    <w:rsid w:val="005E4DDE"/>
    <w:rsid w:val="005E4E95"/>
    <w:rsid w:val="005E500A"/>
    <w:rsid w:val="005E51F5"/>
    <w:rsid w:val="005E5433"/>
    <w:rsid w:val="005E5B92"/>
    <w:rsid w:val="005E5C74"/>
    <w:rsid w:val="005E5DC5"/>
    <w:rsid w:val="005E6581"/>
    <w:rsid w:val="005E6696"/>
    <w:rsid w:val="005E7FDD"/>
    <w:rsid w:val="005F00BE"/>
    <w:rsid w:val="005F15E7"/>
    <w:rsid w:val="005F1FB5"/>
    <w:rsid w:val="005F231C"/>
    <w:rsid w:val="005F241F"/>
    <w:rsid w:val="005F2662"/>
    <w:rsid w:val="005F27A6"/>
    <w:rsid w:val="005F2B0C"/>
    <w:rsid w:val="005F2B8D"/>
    <w:rsid w:val="005F3BF9"/>
    <w:rsid w:val="005F3C53"/>
    <w:rsid w:val="005F3CE1"/>
    <w:rsid w:val="005F45D0"/>
    <w:rsid w:val="005F4D5C"/>
    <w:rsid w:val="005F5459"/>
    <w:rsid w:val="005F60AF"/>
    <w:rsid w:val="005F6BEC"/>
    <w:rsid w:val="005F6BFD"/>
    <w:rsid w:val="005F6F58"/>
    <w:rsid w:val="005F723E"/>
    <w:rsid w:val="0060013F"/>
    <w:rsid w:val="00600AA9"/>
    <w:rsid w:val="00600EC3"/>
    <w:rsid w:val="006025E1"/>
    <w:rsid w:val="00602C75"/>
    <w:rsid w:val="00602E70"/>
    <w:rsid w:val="00603456"/>
    <w:rsid w:val="0060397E"/>
    <w:rsid w:val="00603DCE"/>
    <w:rsid w:val="0060445D"/>
    <w:rsid w:val="00607F05"/>
    <w:rsid w:val="00612247"/>
    <w:rsid w:val="00612F67"/>
    <w:rsid w:val="0061358A"/>
    <w:rsid w:val="00614CD9"/>
    <w:rsid w:val="006151DE"/>
    <w:rsid w:val="00615274"/>
    <w:rsid w:val="0061528C"/>
    <w:rsid w:val="00615969"/>
    <w:rsid w:val="00616709"/>
    <w:rsid w:val="00616C03"/>
    <w:rsid w:val="00616FEB"/>
    <w:rsid w:val="00617125"/>
    <w:rsid w:val="0061769D"/>
    <w:rsid w:val="00617BF2"/>
    <w:rsid w:val="00620978"/>
    <w:rsid w:val="00620BC8"/>
    <w:rsid w:val="00621095"/>
    <w:rsid w:val="00621225"/>
    <w:rsid w:val="006215AE"/>
    <w:rsid w:val="00621614"/>
    <w:rsid w:val="00621DF2"/>
    <w:rsid w:val="00621EF2"/>
    <w:rsid w:val="00622942"/>
    <w:rsid w:val="00622A88"/>
    <w:rsid w:val="00623539"/>
    <w:rsid w:val="006235E3"/>
    <w:rsid w:val="0062379B"/>
    <w:rsid w:val="00624594"/>
    <w:rsid w:val="00625409"/>
    <w:rsid w:val="00625AF1"/>
    <w:rsid w:val="00626493"/>
    <w:rsid w:val="00626F4E"/>
    <w:rsid w:val="00626FE9"/>
    <w:rsid w:val="0062769E"/>
    <w:rsid w:val="0063064D"/>
    <w:rsid w:val="00630825"/>
    <w:rsid w:val="00631294"/>
    <w:rsid w:val="0063132C"/>
    <w:rsid w:val="00631C83"/>
    <w:rsid w:val="00631DBA"/>
    <w:rsid w:val="00632154"/>
    <w:rsid w:val="00632814"/>
    <w:rsid w:val="00632CB7"/>
    <w:rsid w:val="00633CFB"/>
    <w:rsid w:val="006352B6"/>
    <w:rsid w:val="00635D10"/>
    <w:rsid w:val="0063607D"/>
    <w:rsid w:val="00636785"/>
    <w:rsid w:val="00636AE0"/>
    <w:rsid w:val="006377C5"/>
    <w:rsid w:val="00637B47"/>
    <w:rsid w:val="00637D11"/>
    <w:rsid w:val="006403A6"/>
    <w:rsid w:val="006403A9"/>
    <w:rsid w:val="0064070F"/>
    <w:rsid w:val="006408C3"/>
    <w:rsid w:val="0064133B"/>
    <w:rsid w:val="00641459"/>
    <w:rsid w:val="0064158C"/>
    <w:rsid w:val="006417CF"/>
    <w:rsid w:val="00641989"/>
    <w:rsid w:val="006419D0"/>
    <w:rsid w:val="00641FAF"/>
    <w:rsid w:val="00642B07"/>
    <w:rsid w:val="00642C5C"/>
    <w:rsid w:val="00643D37"/>
    <w:rsid w:val="006447CE"/>
    <w:rsid w:val="00644BA4"/>
    <w:rsid w:val="00645872"/>
    <w:rsid w:val="0064588B"/>
    <w:rsid w:val="006462BE"/>
    <w:rsid w:val="006462F3"/>
    <w:rsid w:val="00646EE5"/>
    <w:rsid w:val="00647B17"/>
    <w:rsid w:val="00647B6C"/>
    <w:rsid w:val="00650202"/>
    <w:rsid w:val="00650585"/>
    <w:rsid w:val="00651392"/>
    <w:rsid w:val="00651A2B"/>
    <w:rsid w:val="00652545"/>
    <w:rsid w:val="00652987"/>
    <w:rsid w:val="00652FE1"/>
    <w:rsid w:val="00653A3B"/>
    <w:rsid w:val="00653BAA"/>
    <w:rsid w:val="00654040"/>
    <w:rsid w:val="00654A71"/>
    <w:rsid w:val="00654D9D"/>
    <w:rsid w:val="006552F3"/>
    <w:rsid w:val="00655C93"/>
    <w:rsid w:val="00656278"/>
    <w:rsid w:val="00656B2A"/>
    <w:rsid w:val="00656D54"/>
    <w:rsid w:val="00656D94"/>
    <w:rsid w:val="0065715C"/>
    <w:rsid w:val="00660273"/>
    <w:rsid w:val="006603A4"/>
    <w:rsid w:val="006607EB"/>
    <w:rsid w:val="00662511"/>
    <w:rsid w:val="00663EC0"/>
    <w:rsid w:val="006648EC"/>
    <w:rsid w:val="00664F1D"/>
    <w:rsid w:val="00665121"/>
    <w:rsid w:val="006674D9"/>
    <w:rsid w:val="00667940"/>
    <w:rsid w:val="00667F44"/>
    <w:rsid w:val="006700AD"/>
    <w:rsid w:val="00670522"/>
    <w:rsid w:val="00670905"/>
    <w:rsid w:val="00670E5D"/>
    <w:rsid w:val="00671B67"/>
    <w:rsid w:val="006726E2"/>
    <w:rsid w:val="0067272E"/>
    <w:rsid w:val="00674A2D"/>
    <w:rsid w:val="00674B7D"/>
    <w:rsid w:val="00674E9A"/>
    <w:rsid w:val="0067520D"/>
    <w:rsid w:val="00675A7A"/>
    <w:rsid w:val="006776A7"/>
    <w:rsid w:val="00680336"/>
    <w:rsid w:val="006804D8"/>
    <w:rsid w:val="006806A6"/>
    <w:rsid w:val="00680CFB"/>
    <w:rsid w:val="006822FB"/>
    <w:rsid w:val="0068364E"/>
    <w:rsid w:val="00683F7F"/>
    <w:rsid w:val="006847F4"/>
    <w:rsid w:val="00685484"/>
    <w:rsid w:val="006866C1"/>
    <w:rsid w:val="0068734B"/>
    <w:rsid w:val="00687E9C"/>
    <w:rsid w:val="00691C22"/>
    <w:rsid w:val="006928F9"/>
    <w:rsid w:val="006939E6"/>
    <w:rsid w:val="00694A74"/>
    <w:rsid w:val="00694EB3"/>
    <w:rsid w:val="00695071"/>
    <w:rsid w:val="00695CA9"/>
    <w:rsid w:val="00695DC3"/>
    <w:rsid w:val="00695DC7"/>
    <w:rsid w:val="0069604D"/>
    <w:rsid w:val="006961C0"/>
    <w:rsid w:val="00696D09"/>
    <w:rsid w:val="00697182"/>
    <w:rsid w:val="00697425"/>
    <w:rsid w:val="00697B51"/>
    <w:rsid w:val="00697D45"/>
    <w:rsid w:val="006A0974"/>
    <w:rsid w:val="006A1055"/>
    <w:rsid w:val="006A26C2"/>
    <w:rsid w:val="006A328A"/>
    <w:rsid w:val="006A38A5"/>
    <w:rsid w:val="006A3B15"/>
    <w:rsid w:val="006A40C8"/>
    <w:rsid w:val="006A4413"/>
    <w:rsid w:val="006A5548"/>
    <w:rsid w:val="006A5A87"/>
    <w:rsid w:val="006A5EEF"/>
    <w:rsid w:val="006A612B"/>
    <w:rsid w:val="006A66B1"/>
    <w:rsid w:val="006A7535"/>
    <w:rsid w:val="006B0A1A"/>
    <w:rsid w:val="006B0BFA"/>
    <w:rsid w:val="006B0C29"/>
    <w:rsid w:val="006B1048"/>
    <w:rsid w:val="006B1696"/>
    <w:rsid w:val="006B1A15"/>
    <w:rsid w:val="006B1BEF"/>
    <w:rsid w:val="006B2C4C"/>
    <w:rsid w:val="006B2ED0"/>
    <w:rsid w:val="006B3089"/>
    <w:rsid w:val="006B3CC3"/>
    <w:rsid w:val="006B42EC"/>
    <w:rsid w:val="006B48A1"/>
    <w:rsid w:val="006B5021"/>
    <w:rsid w:val="006B5764"/>
    <w:rsid w:val="006B589A"/>
    <w:rsid w:val="006B5C8F"/>
    <w:rsid w:val="006B60FF"/>
    <w:rsid w:val="006B68F0"/>
    <w:rsid w:val="006B6C07"/>
    <w:rsid w:val="006B6FCE"/>
    <w:rsid w:val="006B7825"/>
    <w:rsid w:val="006C0A84"/>
    <w:rsid w:val="006C1405"/>
    <w:rsid w:val="006C140C"/>
    <w:rsid w:val="006C193A"/>
    <w:rsid w:val="006C1999"/>
    <w:rsid w:val="006C20FE"/>
    <w:rsid w:val="006C21B4"/>
    <w:rsid w:val="006C3341"/>
    <w:rsid w:val="006C39EA"/>
    <w:rsid w:val="006C3A74"/>
    <w:rsid w:val="006C3C82"/>
    <w:rsid w:val="006C4450"/>
    <w:rsid w:val="006C4537"/>
    <w:rsid w:val="006C4C12"/>
    <w:rsid w:val="006C4E36"/>
    <w:rsid w:val="006C4F85"/>
    <w:rsid w:val="006C5318"/>
    <w:rsid w:val="006C53D6"/>
    <w:rsid w:val="006C543D"/>
    <w:rsid w:val="006C5851"/>
    <w:rsid w:val="006C5A10"/>
    <w:rsid w:val="006C6684"/>
    <w:rsid w:val="006C78A0"/>
    <w:rsid w:val="006D0568"/>
    <w:rsid w:val="006D0B3B"/>
    <w:rsid w:val="006D15EC"/>
    <w:rsid w:val="006D2081"/>
    <w:rsid w:val="006D375C"/>
    <w:rsid w:val="006D3BA0"/>
    <w:rsid w:val="006D45E2"/>
    <w:rsid w:val="006D4748"/>
    <w:rsid w:val="006D5724"/>
    <w:rsid w:val="006D5788"/>
    <w:rsid w:val="006D61C7"/>
    <w:rsid w:val="006D6797"/>
    <w:rsid w:val="006D7062"/>
    <w:rsid w:val="006D71C7"/>
    <w:rsid w:val="006D7341"/>
    <w:rsid w:val="006D78CD"/>
    <w:rsid w:val="006D7EAF"/>
    <w:rsid w:val="006E01FA"/>
    <w:rsid w:val="006E07B4"/>
    <w:rsid w:val="006E0913"/>
    <w:rsid w:val="006E0CC1"/>
    <w:rsid w:val="006E128A"/>
    <w:rsid w:val="006E19DB"/>
    <w:rsid w:val="006E219B"/>
    <w:rsid w:val="006E28A3"/>
    <w:rsid w:val="006E2D83"/>
    <w:rsid w:val="006E36CD"/>
    <w:rsid w:val="006E3FB0"/>
    <w:rsid w:val="006E4EDB"/>
    <w:rsid w:val="006E4F20"/>
    <w:rsid w:val="006E5E3F"/>
    <w:rsid w:val="006E5E9B"/>
    <w:rsid w:val="006E63B7"/>
    <w:rsid w:val="006E677E"/>
    <w:rsid w:val="006E76B8"/>
    <w:rsid w:val="006E7D42"/>
    <w:rsid w:val="006F04B3"/>
    <w:rsid w:val="006F19AE"/>
    <w:rsid w:val="006F1FA6"/>
    <w:rsid w:val="006F2C55"/>
    <w:rsid w:val="006F329D"/>
    <w:rsid w:val="006F398C"/>
    <w:rsid w:val="006F3EB1"/>
    <w:rsid w:val="006F4304"/>
    <w:rsid w:val="006F49BB"/>
    <w:rsid w:val="006F4C13"/>
    <w:rsid w:val="006F5C62"/>
    <w:rsid w:val="006F5F02"/>
    <w:rsid w:val="006F6F4D"/>
    <w:rsid w:val="006F75D6"/>
    <w:rsid w:val="006F7C57"/>
    <w:rsid w:val="007009C0"/>
    <w:rsid w:val="00700BEF"/>
    <w:rsid w:val="007011FB"/>
    <w:rsid w:val="00701674"/>
    <w:rsid w:val="007018F0"/>
    <w:rsid w:val="00702329"/>
    <w:rsid w:val="0070240C"/>
    <w:rsid w:val="00704366"/>
    <w:rsid w:val="007050D8"/>
    <w:rsid w:val="007051C1"/>
    <w:rsid w:val="00705426"/>
    <w:rsid w:val="00705D97"/>
    <w:rsid w:val="00705FF4"/>
    <w:rsid w:val="00710199"/>
    <w:rsid w:val="007109A1"/>
    <w:rsid w:val="007117B5"/>
    <w:rsid w:val="0071357A"/>
    <w:rsid w:val="00713BDB"/>
    <w:rsid w:val="00715379"/>
    <w:rsid w:val="00715591"/>
    <w:rsid w:val="00715BF8"/>
    <w:rsid w:val="00715CE0"/>
    <w:rsid w:val="007160EE"/>
    <w:rsid w:val="007178BD"/>
    <w:rsid w:val="0071792A"/>
    <w:rsid w:val="00717A9B"/>
    <w:rsid w:val="0072024F"/>
    <w:rsid w:val="0072079A"/>
    <w:rsid w:val="00720A63"/>
    <w:rsid w:val="00720C25"/>
    <w:rsid w:val="00721170"/>
    <w:rsid w:val="007217F0"/>
    <w:rsid w:val="00721A11"/>
    <w:rsid w:val="0072206E"/>
    <w:rsid w:val="007227F7"/>
    <w:rsid w:val="00722ADA"/>
    <w:rsid w:val="00722DDC"/>
    <w:rsid w:val="00722F47"/>
    <w:rsid w:val="00723167"/>
    <w:rsid w:val="00723205"/>
    <w:rsid w:val="00723BFE"/>
    <w:rsid w:val="00723F2C"/>
    <w:rsid w:val="0072409E"/>
    <w:rsid w:val="007240E3"/>
    <w:rsid w:val="00724DC3"/>
    <w:rsid w:val="00724FC4"/>
    <w:rsid w:val="007257E6"/>
    <w:rsid w:val="00725CA3"/>
    <w:rsid w:val="007266B9"/>
    <w:rsid w:val="007269A8"/>
    <w:rsid w:val="00727747"/>
    <w:rsid w:val="00727E4B"/>
    <w:rsid w:val="00727F03"/>
    <w:rsid w:val="007304F9"/>
    <w:rsid w:val="00731093"/>
    <w:rsid w:val="00732C34"/>
    <w:rsid w:val="00732E91"/>
    <w:rsid w:val="007335BA"/>
    <w:rsid w:val="00733659"/>
    <w:rsid w:val="0073715D"/>
    <w:rsid w:val="00737339"/>
    <w:rsid w:val="00737AE4"/>
    <w:rsid w:val="00737D8C"/>
    <w:rsid w:val="00737FCF"/>
    <w:rsid w:val="0074008C"/>
    <w:rsid w:val="0074014E"/>
    <w:rsid w:val="00741097"/>
    <w:rsid w:val="00741ABB"/>
    <w:rsid w:val="0074235D"/>
    <w:rsid w:val="007428FB"/>
    <w:rsid w:val="00743098"/>
    <w:rsid w:val="00743200"/>
    <w:rsid w:val="007442B3"/>
    <w:rsid w:val="0074471A"/>
    <w:rsid w:val="00744E37"/>
    <w:rsid w:val="00745002"/>
    <w:rsid w:val="007454F1"/>
    <w:rsid w:val="0074653E"/>
    <w:rsid w:val="00746938"/>
    <w:rsid w:val="00746C6C"/>
    <w:rsid w:val="007471CF"/>
    <w:rsid w:val="0074743A"/>
    <w:rsid w:val="00747751"/>
    <w:rsid w:val="007479E8"/>
    <w:rsid w:val="00747DA3"/>
    <w:rsid w:val="00751697"/>
    <w:rsid w:val="007516B9"/>
    <w:rsid w:val="00752809"/>
    <w:rsid w:val="0075293D"/>
    <w:rsid w:val="00752D26"/>
    <w:rsid w:val="00752E29"/>
    <w:rsid w:val="00753254"/>
    <w:rsid w:val="00754C6F"/>
    <w:rsid w:val="00755574"/>
    <w:rsid w:val="00755579"/>
    <w:rsid w:val="00757587"/>
    <w:rsid w:val="00757877"/>
    <w:rsid w:val="007604EC"/>
    <w:rsid w:val="00760BB9"/>
    <w:rsid w:val="00760C53"/>
    <w:rsid w:val="00761437"/>
    <w:rsid w:val="00761898"/>
    <w:rsid w:val="007621FF"/>
    <w:rsid w:val="007622D9"/>
    <w:rsid w:val="0076237A"/>
    <w:rsid w:val="0076271B"/>
    <w:rsid w:val="00762A50"/>
    <w:rsid w:val="007630FA"/>
    <w:rsid w:val="00763228"/>
    <w:rsid w:val="007638EC"/>
    <w:rsid w:val="0076412B"/>
    <w:rsid w:val="00765615"/>
    <w:rsid w:val="00765CBA"/>
    <w:rsid w:val="0076628D"/>
    <w:rsid w:val="0076669A"/>
    <w:rsid w:val="0076733D"/>
    <w:rsid w:val="00767BDB"/>
    <w:rsid w:val="00770EB8"/>
    <w:rsid w:val="007712B8"/>
    <w:rsid w:val="007712D8"/>
    <w:rsid w:val="007715EC"/>
    <w:rsid w:val="00771984"/>
    <w:rsid w:val="00771EE5"/>
    <w:rsid w:val="00772094"/>
    <w:rsid w:val="00773968"/>
    <w:rsid w:val="00774100"/>
    <w:rsid w:val="0077421D"/>
    <w:rsid w:val="00775E2A"/>
    <w:rsid w:val="00776A2E"/>
    <w:rsid w:val="00776B7B"/>
    <w:rsid w:val="00776C05"/>
    <w:rsid w:val="00776D5F"/>
    <w:rsid w:val="00777EAF"/>
    <w:rsid w:val="007815D0"/>
    <w:rsid w:val="0078167E"/>
    <w:rsid w:val="00782413"/>
    <w:rsid w:val="007825D0"/>
    <w:rsid w:val="00783440"/>
    <w:rsid w:val="007835A2"/>
    <w:rsid w:val="007846BF"/>
    <w:rsid w:val="00785491"/>
    <w:rsid w:val="00786E63"/>
    <w:rsid w:val="00787378"/>
    <w:rsid w:val="007879B6"/>
    <w:rsid w:val="00787A79"/>
    <w:rsid w:val="007903A0"/>
    <w:rsid w:val="00790B71"/>
    <w:rsid w:val="007915DE"/>
    <w:rsid w:val="00792658"/>
    <w:rsid w:val="00792C7D"/>
    <w:rsid w:val="00793735"/>
    <w:rsid w:val="00793856"/>
    <w:rsid w:val="00793B5D"/>
    <w:rsid w:val="00796050"/>
    <w:rsid w:val="007964F4"/>
    <w:rsid w:val="007971B0"/>
    <w:rsid w:val="00797880"/>
    <w:rsid w:val="007979A9"/>
    <w:rsid w:val="00797E93"/>
    <w:rsid w:val="007A075C"/>
    <w:rsid w:val="007A0852"/>
    <w:rsid w:val="007A0A12"/>
    <w:rsid w:val="007A0D63"/>
    <w:rsid w:val="007A1570"/>
    <w:rsid w:val="007A171F"/>
    <w:rsid w:val="007A1C7F"/>
    <w:rsid w:val="007A29BD"/>
    <w:rsid w:val="007A2A8F"/>
    <w:rsid w:val="007A35B3"/>
    <w:rsid w:val="007A42EB"/>
    <w:rsid w:val="007A48C8"/>
    <w:rsid w:val="007A4E02"/>
    <w:rsid w:val="007A4F13"/>
    <w:rsid w:val="007A5913"/>
    <w:rsid w:val="007A5C7A"/>
    <w:rsid w:val="007A60B6"/>
    <w:rsid w:val="007A642A"/>
    <w:rsid w:val="007A6971"/>
    <w:rsid w:val="007B085A"/>
    <w:rsid w:val="007B0A5E"/>
    <w:rsid w:val="007B1CB0"/>
    <w:rsid w:val="007B24D1"/>
    <w:rsid w:val="007B4029"/>
    <w:rsid w:val="007B509E"/>
    <w:rsid w:val="007B60CF"/>
    <w:rsid w:val="007B71B7"/>
    <w:rsid w:val="007C079B"/>
    <w:rsid w:val="007C086D"/>
    <w:rsid w:val="007C0A19"/>
    <w:rsid w:val="007C144D"/>
    <w:rsid w:val="007C2538"/>
    <w:rsid w:val="007C2C73"/>
    <w:rsid w:val="007C2C95"/>
    <w:rsid w:val="007C3236"/>
    <w:rsid w:val="007C3750"/>
    <w:rsid w:val="007C49EC"/>
    <w:rsid w:val="007C4F2D"/>
    <w:rsid w:val="007C4F77"/>
    <w:rsid w:val="007C5930"/>
    <w:rsid w:val="007C5CDC"/>
    <w:rsid w:val="007C617E"/>
    <w:rsid w:val="007C628C"/>
    <w:rsid w:val="007C652F"/>
    <w:rsid w:val="007C70D9"/>
    <w:rsid w:val="007C743A"/>
    <w:rsid w:val="007C7690"/>
    <w:rsid w:val="007C777D"/>
    <w:rsid w:val="007C7A66"/>
    <w:rsid w:val="007C7AF7"/>
    <w:rsid w:val="007C7D7E"/>
    <w:rsid w:val="007C7DEF"/>
    <w:rsid w:val="007C7EF8"/>
    <w:rsid w:val="007D03FB"/>
    <w:rsid w:val="007D095A"/>
    <w:rsid w:val="007D13CA"/>
    <w:rsid w:val="007D317A"/>
    <w:rsid w:val="007D3789"/>
    <w:rsid w:val="007D3AFA"/>
    <w:rsid w:val="007D4C0E"/>
    <w:rsid w:val="007D529E"/>
    <w:rsid w:val="007D5958"/>
    <w:rsid w:val="007D5FE4"/>
    <w:rsid w:val="007D685B"/>
    <w:rsid w:val="007D6E06"/>
    <w:rsid w:val="007D6F65"/>
    <w:rsid w:val="007D7302"/>
    <w:rsid w:val="007D7FCC"/>
    <w:rsid w:val="007E06C5"/>
    <w:rsid w:val="007E0A76"/>
    <w:rsid w:val="007E2100"/>
    <w:rsid w:val="007E23D3"/>
    <w:rsid w:val="007E2A7F"/>
    <w:rsid w:val="007E38DA"/>
    <w:rsid w:val="007E3FB3"/>
    <w:rsid w:val="007E4CF9"/>
    <w:rsid w:val="007E51FE"/>
    <w:rsid w:val="007E52CD"/>
    <w:rsid w:val="007E6BAE"/>
    <w:rsid w:val="007E6EE3"/>
    <w:rsid w:val="007F07B2"/>
    <w:rsid w:val="007F1AA6"/>
    <w:rsid w:val="007F1DD9"/>
    <w:rsid w:val="007F2EC0"/>
    <w:rsid w:val="007F36C0"/>
    <w:rsid w:val="007F3ADA"/>
    <w:rsid w:val="007F3C1B"/>
    <w:rsid w:val="007F4C31"/>
    <w:rsid w:val="007F4D47"/>
    <w:rsid w:val="007F5080"/>
    <w:rsid w:val="007F5F85"/>
    <w:rsid w:val="007F6F1A"/>
    <w:rsid w:val="007F7B43"/>
    <w:rsid w:val="007F7BDC"/>
    <w:rsid w:val="008001FF"/>
    <w:rsid w:val="0080059F"/>
    <w:rsid w:val="00800CFD"/>
    <w:rsid w:val="00801468"/>
    <w:rsid w:val="00801633"/>
    <w:rsid w:val="00801CD5"/>
    <w:rsid w:val="00802D90"/>
    <w:rsid w:val="008037F0"/>
    <w:rsid w:val="00803928"/>
    <w:rsid w:val="00803950"/>
    <w:rsid w:val="00803C2B"/>
    <w:rsid w:val="008041B4"/>
    <w:rsid w:val="00804E68"/>
    <w:rsid w:val="008051EF"/>
    <w:rsid w:val="00805A9E"/>
    <w:rsid w:val="00805BD4"/>
    <w:rsid w:val="00806521"/>
    <w:rsid w:val="00806668"/>
    <w:rsid w:val="00806AA7"/>
    <w:rsid w:val="00806DBA"/>
    <w:rsid w:val="00806DE6"/>
    <w:rsid w:val="00807504"/>
    <w:rsid w:val="00807961"/>
    <w:rsid w:val="00807A44"/>
    <w:rsid w:val="00807B3A"/>
    <w:rsid w:val="0081004B"/>
    <w:rsid w:val="008106E8"/>
    <w:rsid w:val="0081118F"/>
    <w:rsid w:val="008112F8"/>
    <w:rsid w:val="008114FE"/>
    <w:rsid w:val="008117B7"/>
    <w:rsid w:val="008119F9"/>
    <w:rsid w:val="00811B25"/>
    <w:rsid w:val="00811C29"/>
    <w:rsid w:val="00811DFC"/>
    <w:rsid w:val="00811E2F"/>
    <w:rsid w:val="00812292"/>
    <w:rsid w:val="00812A9D"/>
    <w:rsid w:val="0081308C"/>
    <w:rsid w:val="0081347B"/>
    <w:rsid w:val="00813790"/>
    <w:rsid w:val="00813DE4"/>
    <w:rsid w:val="00814454"/>
    <w:rsid w:val="00814D67"/>
    <w:rsid w:val="00816327"/>
    <w:rsid w:val="008173A2"/>
    <w:rsid w:val="00817A7A"/>
    <w:rsid w:val="00820353"/>
    <w:rsid w:val="0082061C"/>
    <w:rsid w:val="00820831"/>
    <w:rsid w:val="00820CF6"/>
    <w:rsid w:val="008211F5"/>
    <w:rsid w:val="008212C8"/>
    <w:rsid w:val="00821496"/>
    <w:rsid w:val="00821BE9"/>
    <w:rsid w:val="00821F20"/>
    <w:rsid w:val="00821FFB"/>
    <w:rsid w:val="00822834"/>
    <w:rsid w:val="0082318C"/>
    <w:rsid w:val="00825147"/>
    <w:rsid w:val="00825F7C"/>
    <w:rsid w:val="008261F8"/>
    <w:rsid w:val="00826487"/>
    <w:rsid w:val="008270C4"/>
    <w:rsid w:val="0082773A"/>
    <w:rsid w:val="00827C58"/>
    <w:rsid w:val="00830025"/>
    <w:rsid w:val="008300DF"/>
    <w:rsid w:val="00830745"/>
    <w:rsid w:val="00830D8B"/>
    <w:rsid w:val="00830DF9"/>
    <w:rsid w:val="00831B72"/>
    <w:rsid w:val="008320B4"/>
    <w:rsid w:val="008339FD"/>
    <w:rsid w:val="00834048"/>
    <w:rsid w:val="008341A7"/>
    <w:rsid w:val="0083457B"/>
    <w:rsid w:val="0083465F"/>
    <w:rsid w:val="00834C57"/>
    <w:rsid w:val="00834D9D"/>
    <w:rsid w:val="00836582"/>
    <w:rsid w:val="008366B2"/>
    <w:rsid w:val="008368C3"/>
    <w:rsid w:val="00836B72"/>
    <w:rsid w:val="008370D5"/>
    <w:rsid w:val="008377DA"/>
    <w:rsid w:val="008378BA"/>
    <w:rsid w:val="00837A00"/>
    <w:rsid w:val="0084034C"/>
    <w:rsid w:val="008409B2"/>
    <w:rsid w:val="00840E01"/>
    <w:rsid w:val="00841170"/>
    <w:rsid w:val="0084196F"/>
    <w:rsid w:val="00842202"/>
    <w:rsid w:val="00842A45"/>
    <w:rsid w:val="008435FE"/>
    <w:rsid w:val="00843748"/>
    <w:rsid w:val="008438CC"/>
    <w:rsid w:val="00843CD3"/>
    <w:rsid w:val="0084493F"/>
    <w:rsid w:val="0084547C"/>
    <w:rsid w:val="0084662F"/>
    <w:rsid w:val="00846F33"/>
    <w:rsid w:val="008470B0"/>
    <w:rsid w:val="0084713E"/>
    <w:rsid w:val="00850801"/>
    <w:rsid w:val="008511AE"/>
    <w:rsid w:val="00851AB5"/>
    <w:rsid w:val="008523BD"/>
    <w:rsid w:val="008529A3"/>
    <w:rsid w:val="00852D46"/>
    <w:rsid w:val="0085305F"/>
    <w:rsid w:val="00853473"/>
    <w:rsid w:val="00854BE9"/>
    <w:rsid w:val="00854ECB"/>
    <w:rsid w:val="00855051"/>
    <w:rsid w:val="0085533A"/>
    <w:rsid w:val="0085567A"/>
    <w:rsid w:val="008558D1"/>
    <w:rsid w:val="00856227"/>
    <w:rsid w:val="008564C7"/>
    <w:rsid w:val="00856BAB"/>
    <w:rsid w:val="00857413"/>
    <w:rsid w:val="00857AC8"/>
    <w:rsid w:val="00860567"/>
    <w:rsid w:val="008609E1"/>
    <w:rsid w:val="00860EFA"/>
    <w:rsid w:val="00860F18"/>
    <w:rsid w:val="00860FB8"/>
    <w:rsid w:val="00861096"/>
    <w:rsid w:val="008615DF"/>
    <w:rsid w:val="00861B2D"/>
    <w:rsid w:val="00861FE0"/>
    <w:rsid w:val="008647EC"/>
    <w:rsid w:val="008648DE"/>
    <w:rsid w:val="00864A4D"/>
    <w:rsid w:val="00864B99"/>
    <w:rsid w:val="00864E43"/>
    <w:rsid w:val="0086550D"/>
    <w:rsid w:val="00865C59"/>
    <w:rsid w:val="0086677C"/>
    <w:rsid w:val="008667D2"/>
    <w:rsid w:val="008703B1"/>
    <w:rsid w:val="00870922"/>
    <w:rsid w:val="00870C33"/>
    <w:rsid w:val="008715D3"/>
    <w:rsid w:val="00871A00"/>
    <w:rsid w:val="00871AD8"/>
    <w:rsid w:val="00872023"/>
    <w:rsid w:val="00872602"/>
    <w:rsid w:val="00872FEB"/>
    <w:rsid w:val="00873185"/>
    <w:rsid w:val="00873273"/>
    <w:rsid w:val="0087413F"/>
    <w:rsid w:val="0087523F"/>
    <w:rsid w:val="00875413"/>
    <w:rsid w:val="0087550A"/>
    <w:rsid w:val="008756AA"/>
    <w:rsid w:val="0087645B"/>
    <w:rsid w:val="008771A6"/>
    <w:rsid w:val="008776F4"/>
    <w:rsid w:val="00877881"/>
    <w:rsid w:val="0087796A"/>
    <w:rsid w:val="00877D9C"/>
    <w:rsid w:val="00877E73"/>
    <w:rsid w:val="00877FCD"/>
    <w:rsid w:val="00880BAA"/>
    <w:rsid w:val="00881185"/>
    <w:rsid w:val="008836BE"/>
    <w:rsid w:val="008841B5"/>
    <w:rsid w:val="008849CF"/>
    <w:rsid w:val="00886C35"/>
    <w:rsid w:val="0088776E"/>
    <w:rsid w:val="0089017C"/>
    <w:rsid w:val="0089028D"/>
    <w:rsid w:val="008905D5"/>
    <w:rsid w:val="00890D79"/>
    <w:rsid w:val="00891221"/>
    <w:rsid w:val="00891A18"/>
    <w:rsid w:val="00891D01"/>
    <w:rsid w:val="008930F9"/>
    <w:rsid w:val="008932B1"/>
    <w:rsid w:val="008938D3"/>
    <w:rsid w:val="00893CA5"/>
    <w:rsid w:val="00893E03"/>
    <w:rsid w:val="00893F53"/>
    <w:rsid w:val="00894C46"/>
    <w:rsid w:val="008954C5"/>
    <w:rsid w:val="00895776"/>
    <w:rsid w:val="008959F9"/>
    <w:rsid w:val="00895C30"/>
    <w:rsid w:val="00896374"/>
    <w:rsid w:val="00896C74"/>
    <w:rsid w:val="00896DEB"/>
    <w:rsid w:val="008973D4"/>
    <w:rsid w:val="00897A99"/>
    <w:rsid w:val="008A0561"/>
    <w:rsid w:val="008A0E3E"/>
    <w:rsid w:val="008A0EEA"/>
    <w:rsid w:val="008A112F"/>
    <w:rsid w:val="008A124A"/>
    <w:rsid w:val="008A1F78"/>
    <w:rsid w:val="008A20C6"/>
    <w:rsid w:val="008A3F20"/>
    <w:rsid w:val="008A419C"/>
    <w:rsid w:val="008A50B2"/>
    <w:rsid w:val="008A5C19"/>
    <w:rsid w:val="008A5CB6"/>
    <w:rsid w:val="008A6468"/>
    <w:rsid w:val="008A6479"/>
    <w:rsid w:val="008A6515"/>
    <w:rsid w:val="008A69C5"/>
    <w:rsid w:val="008A6B20"/>
    <w:rsid w:val="008A7588"/>
    <w:rsid w:val="008B0610"/>
    <w:rsid w:val="008B0B01"/>
    <w:rsid w:val="008B0BFA"/>
    <w:rsid w:val="008B1566"/>
    <w:rsid w:val="008B2E29"/>
    <w:rsid w:val="008B3553"/>
    <w:rsid w:val="008B3CF2"/>
    <w:rsid w:val="008B4743"/>
    <w:rsid w:val="008B51D8"/>
    <w:rsid w:val="008B551D"/>
    <w:rsid w:val="008B5940"/>
    <w:rsid w:val="008B624F"/>
    <w:rsid w:val="008B6891"/>
    <w:rsid w:val="008B6C6E"/>
    <w:rsid w:val="008B7820"/>
    <w:rsid w:val="008C0464"/>
    <w:rsid w:val="008C0466"/>
    <w:rsid w:val="008C2029"/>
    <w:rsid w:val="008C26B0"/>
    <w:rsid w:val="008C2CD2"/>
    <w:rsid w:val="008C3A8C"/>
    <w:rsid w:val="008C3C9B"/>
    <w:rsid w:val="008C436D"/>
    <w:rsid w:val="008C465E"/>
    <w:rsid w:val="008C5A13"/>
    <w:rsid w:val="008C5EF1"/>
    <w:rsid w:val="008C6105"/>
    <w:rsid w:val="008C62AD"/>
    <w:rsid w:val="008C65FA"/>
    <w:rsid w:val="008C67F0"/>
    <w:rsid w:val="008C765B"/>
    <w:rsid w:val="008C7C56"/>
    <w:rsid w:val="008D0FDC"/>
    <w:rsid w:val="008D291C"/>
    <w:rsid w:val="008D2F1E"/>
    <w:rsid w:val="008D2F7E"/>
    <w:rsid w:val="008D34B4"/>
    <w:rsid w:val="008D34D6"/>
    <w:rsid w:val="008D34ED"/>
    <w:rsid w:val="008D3C8F"/>
    <w:rsid w:val="008D4717"/>
    <w:rsid w:val="008D5B89"/>
    <w:rsid w:val="008D6C85"/>
    <w:rsid w:val="008D7678"/>
    <w:rsid w:val="008D7C35"/>
    <w:rsid w:val="008E0128"/>
    <w:rsid w:val="008E02FA"/>
    <w:rsid w:val="008E0A70"/>
    <w:rsid w:val="008E0D16"/>
    <w:rsid w:val="008E1F5B"/>
    <w:rsid w:val="008E28CE"/>
    <w:rsid w:val="008E2AF5"/>
    <w:rsid w:val="008E2E84"/>
    <w:rsid w:val="008E3711"/>
    <w:rsid w:val="008E3AEB"/>
    <w:rsid w:val="008E3C4D"/>
    <w:rsid w:val="008E4479"/>
    <w:rsid w:val="008E4A63"/>
    <w:rsid w:val="008E4CA9"/>
    <w:rsid w:val="008E4EDD"/>
    <w:rsid w:val="008E5B48"/>
    <w:rsid w:val="008E5D03"/>
    <w:rsid w:val="008E764B"/>
    <w:rsid w:val="008E7E02"/>
    <w:rsid w:val="008F04CE"/>
    <w:rsid w:val="008F1EC7"/>
    <w:rsid w:val="008F2192"/>
    <w:rsid w:val="008F29AB"/>
    <w:rsid w:val="008F2A49"/>
    <w:rsid w:val="008F320B"/>
    <w:rsid w:val="008F3932"/>
    <w:rsid w:val="008F581C"/>
    <w:rsid w:val="008F597A"/>
    <w:rsid w:val="008F67C2"/>
    <w:rsid w:val="008F6A53"/>
    <w:rsid w:val="008F6E58"/>
    <w:rsid w:val="008F71C4"/>
    <w:rsid w:val="008F765A"/>
    <w:rsid w:val="009006E9"/>
    <w:rsid w:val="009007BF"/>
    <w:rsid w:val="00900FB8"/>
    <w:rsid w:val="009011AB"/>
    <w:rsid w:val="00902127"/>
    <w:rsid w:val="009022E9"/>
    <w:rsid w:val="00902AC4"/>
    <w:rsid w:val="00903877"/>
    <w:rsid w:val="00903BB1"/>
    <w:rsid w:val="009044E7"/>
    <w:rsid w:val="00904905"/>
    <w:rsid w:val="0090495E"/>
    <w:rsid w:val="009049F7"/>
    <w:rsid w:val="00904B27"/>
    <w:rsid w:val="00905FE2"/>
    <w:rsid w:val="009061BB"/>
    <w:rsid w:val="00906250"/>
    <w:rsid w:val="00906391"/>
    <w:rsid w:val="00906CC5"/>
    <w:rsid w:val="00906DDF"/>
    <w:rsid w:val="00906E07"/>
    <w:rsid w:val="00907057"/>
    <w:rsid w:val="00907B7C"/>
    <w:rsid w:val="00907F00"/>
    <w:rsid w:val="00910BED"/>
    <w:rsid w:val="00910E09"/>
    <w:rsid w:val="00912D42"/>
    <w:rsid w:val="00913462"/>
    <w:rsid w:val="00913843"/>
    <w:rsid w:val="0091386E"/>
    <w:rsid w:val="00913B6A"/>
    <w:rsid w:val="00913D0E"/>
    <w:rsid w:val="00914354"/>
    <w:rsid w:val="00915A4D"/>
    <w:rsid w:val="00915E40"/>
    <w:rsid w:val="0091608A"/>
    <w:rsid w:val="0091652C"/>
    <w:rsid w:val="00916577"/>
    <w:rsid w:val="00916F48"/>
    <w:rsid w:val="009174A0"/>
    <w:rsid w:val="0092024F"/>
    <w:rsid w:val="00920BD4"/>
    <w:rsid w:val="00920D61"/>
    <w:rsid w:val="00921804"/>
    <w:rsid w:val="00921A36"/>
    <w:rsid w:val="00921C18"/>
    <w:rsid w:val="009232D1"/>
    <w:rsid w:val="00924372"/>
    <w:rsid w:val="00924FE3"/>
    <w:rsid w:val="0092509B"/>
    <w:rsid w:val="00925BB5"/>
    <w:rsid w:val="009269AF"/>
    <w:rsid w:val="009279FE"/>
    <w:rsid w:val="009310E0"/>
    <w:rsid w:val="00931270"/>
    <w:rsid w:val="009312DD"/>
    <w:rsid w:val="00931EEC"/>
    <w:rsid w:val="0093291F"/>
    <w:rsid w:val="00933E07"/>
    <w:rsid w:val="00934332"/>
    <w:rsid w:val="00934529"/>
    <w:rsid w:val="0093470B"/>
    <w:rsid w:val="00934EA7"/>
    <w:rsid w:val="009353E3"/>
    <w:rsid w:val="00937326"/>
    <w:rsid w:val="00937B1A"/>
    <w:rsid w:val="00937B68"/>
    <w:rsid w:val="00937D25"/>
    <w:rsid w:val="00937D9E"/>
    <w:rsid w:val="0094060B"/>
    <w:rsid w:val="0094126D"/>
    <w:rsid w:val="0094141A"/>
    <w:rsid w:val="00942839"/>
    <w:rsid w:val="00942CE3"/>
    <w:rsid w:val="00944220"/>
    <w:rsid w:val="00944AB8"/>
    <w:rsid w:val="00945096"/>
    <w:rsid w:val="009459BC"/>
    <w:rsid w:val="009467F5"/>
    <w:rsid w:val="00946866"/>
    <w:rsid w:val="00950B32"/>
    <w:rsid w:val="009521CE"/>
    <w:rsid w:val="00952731"/>
    <w:rsid w:val="00952DEB"/>
    <w:rsid w:val="00953645"/>
    <w:rsid w:val="00954003"/>
    <w:rsid w:val="009542A9"/>
    <w:rsid w:val="009542EA"/>
    <w:rsid w:val="00954C07"/>
    <w:rsid w:val="0095521D"/>
    <w:rsid w:val="00955346"/>
    <w:rsid w:val="00955ECB"/>
    <w:rsid w:val="009562E5"/>
    <w:rsid w:val="00957204"/>
    <w:rsid w:val="009573E3"/>
    <w:rsid w:val="00960DC8"/>
    <w:rsid w:val="00960F19"/>
    <w:rsid w:val="00960F5F"/>
    <w:rsid w:val="009611C6"/>
    <w:rsid w:val="009625CE"/>
    <w:rsid w:val="0096265C"/>
    <w:rsid w:val="009634F4"/>
    <w:rsid w:val="00963A51"/>
    <w:rsid w:val="00963E73"/>
    <w:rsid w:val="0096487E"/>
    <w:rsid w:val="00965143"/>
    <w:rsid w:val="009662AF"/>
    <w:rsid w:val="009662E9"/>
    <w:rsid w:val="00966A10"/>
    <w:rsid w:val="00966AA4"/>
    <w:rsid w:val="0096710A"/>
    <w:rsid w:val="00970128"/>
    <w:rsid w:val="0097028D"/>
    <w:rsid w:val="009704A4"/>
    <w:rsid w:val="00970551"/>
    <w:rsid w:val="00971165"/>
    <w:rsid w:val="00971B2F"/>
    <w:rsid w:val="00971B87"/>
    <w:rsid w:val="00971C4E"/>
    <w:rsid w:val="00972C8A"/>
    <w:rsid w:val="009735EB"/>
    <w:rsid w:val="009738C4"/>
    <w:rsid w:val="00974B94"/>
    <w:rsid w:val="009755EF"/>
    <w:rsid w:val="00975632"/>
    <w:rsid w:val="009763FD"/>
    <w:rsid w:val="009803DC"/>
    <w:rsid w:val="009814FF"/>
    <w:rsid w:val="00981665"/>
    <w:rsid w:val="00981BAD"/>
    <w:rsid w:val="00982DA3"/>
    <w:rsid w:val="009835D5"/>
    <w:rsid w:val="0098483E"/>
    <w:rsid w:val="0098517E"/>
    <w:rsid w:val="009853E1"/>
    <w:rsid w:val="00985675"/>
    <w:rsid w:val="00985DE9"/>
    <w:rsid w:val="009872FD"/>
    <w:rsid w:val="00987FFD"/>
    <w:rsid w:val="009903D1"/>
    <w:rsid w:val="009904DA"/>
    <w:rsid w:val="009904E6"/>
    <w:rsid w:val="00990CD1"/>
    <w:rsid w:val="00990FF8"/>
    <w:rsid w:val="00992BD5"/>
    <w:rsid w:val="00992E53"/>
    <w:rsid w:val="00993296"/>
    <w:rsid w:val="009935D5"/>
    <w:rsid w:val="00993966"/>
    <w:rsid w:val="00993C5C"/>
    <w:rsid w:val="009946A4"/>
    <w:rsid w:val="009950C4"/>
    <w:rsid w:val="00996003"/>
    <w:rsid w:val="009966A3"/>
    <w:rsid w:val="009967BA"/>
    <w:rsid w:val="00996C87"/>
    <w:rsid w:val="009A032C"/>
    <w:rsid w:val="009A1717"/>
    <w:rsid w:val="009A2AB4"/>
    <w:rsid w:val="009A2B10"/>
    <w:rsid w:val="009A2B96"/>
    <w:rsid w:val="009A388D"/>
    <w:rsid w:val="009A3F29"/>
    <w:rsid w:val="009A4F81"/>
    <w:rsid w:val="009A57D9"/>
    <w:rsid w:val="009A61A8"/>
    <w:rsid w:val="009A6D49"/>
    <w:rsid w:val="009A7BFF"/>
    <w:rsid w:val="009B0708"/>
    <w:rsid w:val="009B0EA9"/>
    <w:rsid w:val="009B1179"/>
    <w:rsid w:val="009B11D1"/>
    <w:rsid w:val="009B1914"/>
    <w:rsid w:val="009B19AC"/>
    <w:rsid w:val="009B2336"/>
    <w:rsid w:val="009B2ADB"/>
    <w:rsid w:val="009B342E"/>
    <w:rsid w:val="009B3594"/>
    <w:rsid w:val="009B3910"/>
    <w:rsid w:val="009B3F49"/>
    <w:rsid w:val="009B3F9C"/>
    <w:rsid w:val="009B42D7"/>
    <w:rsid w:val="009B43BF"/>
    <w:rsid w:val="009B4883"/>
    <w:rsid w:val="009B4ABB"/>
    <w:rsid w:val="009B4D66"/>
    <w:rsid w:val="009B5401"/>
    <w:rsid w:val="009B5F40"/>
    <w:rsid w:val="009B63E9"/>
    <w:rsid w:val="009B7180"/>
    <w:rsid w:val="009B76F5"/>
    <w:rsid w:val="009C00D1"/>
    <w:rsid w:val="009C0480"/>
    <w:rsid w:val="009C060E"/>
    <w:rsid w:val="009C094F"/>
    <w:rsid w:val="009C097B"/>
    <w:rsid w:val="009C0D01"/>
    <w:rsid w:val="009C13B6"/>
    <w:rsid w:val="009C159B"/>
    <w:rsid w:val="009C2033"/>
    <w:rsid w:val="009C218D"/>
    <w:rsid w:val="009C23C7"/>
    <w:rsid w:val="009C25D5"/>
    <w:rsid w:val="009C35B5"/>
    <w:rsid w:val="009C3AC6"/>
    <w:rsid w:val="009C3B16"/>
    <w:rsid w:val="009C4ECD"/>
    <w:rsid w:val="009C4F82"/>
    <w:rsid w:val="009C54C2"/>
    <w:rsid w:val="009C5738"/>
    <w:rsid w:val="009C61ED"/>
    <w:rsid w:val="009C62B3"/>
    <w:rsid w:val="009C64AF"/>
    <w:rsid w:val="009C6515"/>
    <w:rsid w:val="009C75EF"/>
    <w:rsid w:val="009C77EF"/>
    <w:rsid w:val="009C7D80"/>
    <w:rsid w:val="009D0188"/>
    <w:rsid w:val="009D17DA"/>
    <w:rsid w:val="009D1CC7"/>
    <w:rsid w:val="009D28EE"/>
    <w:rsid w:val="009D2B7B"/>
    <w:rsid w:val="009D346E"/>
    <w:rsid w:val="009D3716"/>
    <w:rsid w:val="009D3EC0"/>
    <w:rsid w:val="009D5196"/>
    <w:rsid w:val="009D5BB7"/>
    <w:rsid w:val="009D688E"/>
    <w:rsid w:val="009D6C15"/>
    <w:rsid w:val="009D6ECE"/>
    <w:rsid w:val="009D74D5"/>
    <w:rsid w:val="009D79B7"/>
    <w:rsid w:val="009D7FF8"/>
    <w:rsid w:val="009E0C04"/>
    <w:rsid w:val="009E1721"/>
    <w:rsid w:val="009E20C3"/>
    <w:rsid w:val="009E2149"/>
    <w:rsid w:val="009E22E2"/>
    <w:rsid w:val="009E23C5"/>
    <w:rsid w:val="009E24F4"/>
    <w:rsid w:val="009E2700"/>
    <w:rsid w:val="009E2E00"/>
    <w:rsid w:val="009E3783"/>
    <w:rsid w:val="009E3E6A"/>
    <w:rsid w:val="009E46A2"/>
    <w:rsid w:val="009E520C"/>
    <w:rsid w:val="009E5645"/>
    <w:rsid w:val="009E59FC"/>
    <w:rsid w:val="009E6619"/>
    <w:rsid w:val="009E7010"/>
    <w:rsid w:val="009E7D78"/>
    <w:rsid w:val="009F1700"/>
    <w:rsid w:val="009F27E1"/>
    <w:rsid w:val="009F2ABF"/>
    <w:rsid w:val="009F2D43"/>
    <w:rsid w:val="009F366A"/>
    <w:rsid w:val="009F37AE"/>
    <w:rsid w:val="009F3A7C"/>
    <w:rsid w:val="009F406B"/>
    <w:rsid w:val="009F40BA"/>
    <w:rsid w:val="009F598E"/>
    <w:rsid w:val="009F60F3"/>
    <w:rsid w:val="009F6C7E"/>
    <w:rsid w:val="009F7931"/>
    <w:rsid w:val="009F79E9"/>
    <w:rsid w:val="009F7BC0"/>
    <w:rsid w:val="00A01157"/>
    <w:rsid w:val="00A01386"/>
    <w:rsid w:val="00A0148A"/>
    <w:rsid w:val="00A026B1"/>
    <w:rsid w:val="00A03310"/>
    <w:rsid w:val="00A03591"/>
    <w:rsid w:val="00A03B05"/>
    <w:rsid w:val="00A043C7"/>
    <w:rsid w:val="00A04A72"/>
    <w:rsid w:val="00A04F45"/>
    <w:rsid w:val="00A052A5"/>
    <w:rsid w:val="00A059DD"/>
    <w:rsid w:val="00A063B3"/>
    <w:rsid w:val="00A0664C"/>
    <w:rsid w:val="00A06CAF"/>
    <w:rsid w:val="00A07278"/>
    <w:rsid w:val="00A105B0"/>
    <w:rsid w:val="00A105D7"/>
    <w:rsid w:val="00A125A4"/>
    <w:rsid w:val="00A13584"/>
    <w:rsid w:val="00A13CB4"/>
    <w:rsid w:val="00A13CDE"/>
    <w:rsid w:val="00A13F10"/>
    <w:rsid w:val="00A1431C"/>
    <w:rsid w:val="00A15624"/>
    <w:rsid w:val="00A161BB"/>
    <w:rsid w:val="00A16788"/>
    <w:rsid w:val="00A16B13"/>
    <w:rsid w:val="00A16EEB"/>
    <w:rsid w:val="00A17E92"/>
    <w:rsid w:val="00A20659"/>
    <w:rsid w:val="00A20687"/>
    <w:rsid w:val="00A20A9E"/>
    <w:rsid w:val="00A21115"/>
    <w:rsid w:val="00A2124F"/>
    <w:rsid w:val="00A21527"/>
    <w:rsid w:val="00A216E1"/>
    <w:rsid w:val="00A2181F"/>
    <w:rsid w:val="00A2184A"/>
    <w:rsid w:val="00A21DD5"/>
    <w:rsid w:val="00A22A2C"/>
    <w:rsid w:val="00A243C8"/>
    <w:rsid w:val="00A24421"/>
    <w:rsid w:val="00A24BA2"/>
    <w:rsid w:val="00A253BA"/>
    <w:rsid w:val="00A25AA6"/>
    <w:rsid w:val="00A25BAB"/>
    <w:rsid w:val="00A25D9D"/>
    <w:rsid w:val="00A26662"/>
    <w:rsid w:val="00A26D50"/>
    <w:rsid w:val="00A30B20"/>
    <w:rsid w:val="00A30CE2"/>
    <w:rsid w:val="00A31D39"/>
    <w:rsid w:val="00A31E2C"/>
    <w:rsid w:val="00A320C4"/>
    <w:rsid w:val="00A32212"/>
    <w:rsid w:val="00A3253A"/>
    <w:rsid w:val="00A32CE0"/>
    <w:rsid w:val="00A32DFC"/>
    <w:rsid w:val="00A32EA2"/>
    <w:rsid w:val="00A3325C"/>
    <w:rsid w:val="00A33262"/>
    <w:rsid w:val="00A333D4"/>
    <w:rsid w:val="00A33B08"/>
    <w:rsid w:val="00A33D50"/>
    <w:rsid w:val="00A341A6"/>
    <w:rsid w:val="00A34601"/>
    <w:rsid w:val="00A34AC5"/>
    <w:rsid w:val="00A36BE2"/>
    <w:rsid w:val="00A3707D"/>
    <w:rsid w:val="00A37612"/>
    <w:rsid w:val="00A37FA7"/>
    <w:rsid w:val="00A4147F"/>
    <w:rsid w:val="00A418C2"/>
    <w:rsid w:val="00A4236F"/>
    <w:rsid w:val="00A42CE8"/>
    <w:rsid w:val="00A42DE5"/>
    <w:rsid w:val="00A445EA"/>
    <w:rsid w:val="00A46F88"/>
    <w:rsid w:val="00A473C4"/>
    <w:rsid w:val="00A474A9"/>
    <w:rsid w:val="00A47917"/>
    <w:rsid w:val="00A47D42"/>
    <w:rsid w:val="00A500A5"/>
    <w:rsid w:val="00A50400"/>
    <w:rsid w:val="00A507D9"/>
    <w:rsid w:val="00A50D46"/>
    <w:rsid w:val="00A50DEA"/>
    <w:rsid w:val="00A50EBB"/>
    <w:rsid w:val="00A51A4C"/>
    <w:rsid w:val="00A51DE6"/>
    <w:rsid w:val="00A51F00"/>
    <w:rsid w:val="00A527B4"/>
    <w:rsid w:val="00A52EF5"/>
    <w:rsid w:val="00A53DEB"/>
    <w:rsid w:val="00A53F93"/>
    <w:rsid w:val="00A54698"/>
    <w:rsid w:val="00A54CA4"/>
    <w:rsid w:val="00A54FC5"/>
    <w:rsid w:val="00A55ECD"/>
    <w:rsid w:val="00A55ED9"/>
    <w:rsid w:val="00A56030"/>
    <w:rsid w:val="00A566C9"/>
    <w:rsid w:val="00A57164"/>
    <w:rsid w:val="00A57E9E"/>
    <w:rsid w:val="00A60516"/>
    <w:rsid w:val="00A605FC"/>
    <w:rsid w:val="00A60CF2"/>
    <w:rsid w:val="00A61585"/>
    <w:rsid w:val="00A61741"/>
    <w:rsid w:val="00A61AD0"/>
    <w:rsid w:val="00A61C23"/>
    <w:rsid w:val="00A61C46"/>
    <w:rsid w:val="00A61E7B"/>
    <w:rsid w:val="00A6209D"/>
    <w:rsid w:val="00A62D0E"/>
    <w:rsid w:val="00A63110"/>
    <w:rsid w:val="00A638A7"/>
    <w:rsid w:val="00A63E24"/>
    <w:rsid w:val="00A65407"/>
    <w:rsid w:val="00A659E4"/>
    <w:rsid w:val="00A669D9"/>
    <w:rsid w:val="00A6715D"/>
    <w:rsid w:val="00A71B33"/>
    <w:rsid w:val="00A722B0"/>
    <w:rsid w:val="00A73279"/>
    <w:rsid w:val="00A73869"/>
    <w:rsid w:val="00A73DAA"/>
    <w:rsid w:val="00A74B03"/>
    <w:rsid w:val="00A74F89"/>
    <w:rsid w:val="00A7500D"/>
    <w:rsid w:val="00A755B9"/>
    <w:rsid w:val="00A75F42"/>
    <w:rsid w:val="00A7610D"/>
    <w:rsid w:val="00A77510"/>
    <w:rsid w:val="00A77FF2"/>
    <w:rsid w:val="00A800D7"/>
    <w:rsid w:val="00A8134D"/>
    <w:rsid w:val="00A814FB"/>
    <w:rsid w:val="00A821A3"/>
    <w:rsid w:val="00A8291E"/>
    <w:rsid w:val="00A83EAC"/>
    <w:rsid w:val="00A84442"/>
    <w:rsid w:val="00A8489D"/>
    <w:rsid w:val="00A85097"/>
    <w:rsid w:val="00A854CA"/>
    <w:rsid w:val="00A8578B"/>
    <w:rsid w:val="00A85A9E"/>
    <w:rsid w:val="00A86302"/>
    <w:rsid w:val="00A86EEC"/>
    <w:rsid w:val="00A871F3"/>
    <w:rsid w:val="00A87743"/>
    <w:rsid w:val="00A87791"/>
    <w:rsid w:val="00A877BF"/>
    <w:rsid w:val="00A87A68"/>
    <w:rsid w:val="00A90B95"/>
    <w:rsid w:val="00A91417"/>
    <w:rsid w:val="00A92CD4"/>
    <w:rsid w:val="00A93DCB"/>
    <w:rsid w:val="00A943CC"/>
    <w:rsid w:val="00A94411"/>
    <w:rsid w:val="00A94A6C"/>
    <w:rsid w:val="00A95166"/>
    <w:rsid w:val="00A952F1"/>
    <w:rsid w:val="00A95D5F"/>
    <w:rsid w:val="00A964F0"/>
    <w:rsid w:val="00A9683C"/>
    <w:rsid w:val="00A97136"/>
    <w:rsid w:val="00AA2355"/>
    <w:rsid w:val="00AA2DD3"/>
    <w:rsid w:val="00AA373A"/>
    <w:rsid w:val="00AA470F"/>
    <w:rsid w:val="00AA4752"/>
    <w:rsid w:val="00AA4C81"/>
    <w:rsid w:val="00AA561B"/>
    <w:rsid w:val="00AA61E4"/>
    <w:rsid w:val="00AA62DD"/>
    <w:rsid w:val="00AA7435"/>
    <w:rsid w:val="00AA7BD5"/>
    <w:rsid w:val="00AB08F1"/>
    <w:rsid w:val="00AB090A"/>
    <w:rsid w:val="00AB10F0"/>
    <w:rsid w:val="00AB1F41"/>
    <w:rsid w:val="00AB2C5C"/>
    <w:rsid w:val="00AB3606"/>
    <w:rsid w:val="00AB39A4"/>
    <w:rsid w:val="00AB3A8D"/>
    <w:rsid w:val="00AB3AA0"/>
    <w:rsid w:val="00AB3FBE"/>
    <w:rsid w:val="00AB44F9"/>
    <w:rsid w:val="00AB45B1"/>
    <w:rsid w:val="00AB6019"/>
    <w:rsid w:val="00AB60B7"/>
    <w:rsid w:val="00AB6261"/>
    <w:rsid w:val="00AB6BA4"/>
    <w:rsid w:val="00AB6D34"/>
    <w:rsid w:val="00AB734F"/>
    <w:rsid w:val="00AB7C73"/>
    <w:rsid w:val="00AC0401"/>
    <w:rsid w:val="00AC0738"/>
    <w:rsid w:val="00AC1AC8"/>
    <w:rsid w:val="00AC2DB3"/>
    <w:rsid w:val="00AC37B6"/>
    <w:rsid w:val="00AC5154"/>
    <w:rsid w:val="00AC58EB"/>
    <w:rsid w:val="00AC5BF1"/>
    <w:rsid w:val="00AC6569"/>
    <w:rsid w:val="00AC6A3E"/>
    <w:rsid w:val="00AC6EF1"/>
    <w:rsid w:val="00AC6F2A"/>
    <w:rsid w:val="00AC7760"/>
    <w:rsid w:val="00AD0544"/>
    <w:rsid w:val="00AD06A4"/>
    <w:rsid w:val="00AD07FF"/>
    <w:rsid w:val="00AD08B9"/>
    <w:rsid w:val="00AD0F9D"/>
    <w:rsid w:val="00AD1180"/>
    <w:rsid w:val="00AD179C"/>
    <w:rsid w:val="00AD1A67"/>
    <w:rsid w:val="00AD256D"/>
    <w:rsid w:val="00AD25A2"/>
    <w:rsid w:val="00AD272C"/>
    <w:rsid w:val="00AD2A5A"/>
    <w:rsid w:val="00AD2D2A"/>
    <w:rsid w:val="00AD2EFF"/>
    <w:rsid w:val="00AD325F"/>
    <w:rsid w:val="00AD32B9"/>
    <w:rsid w:val="00AD4189"/>
    <w:rsid w:val="00AD53D4"/>
    <w:rsid w:val="00AD57E7"/>
    <w:rsid w:val="00AD5B51"/>
    <w:rsid w:val="00AD69A3"/>
    <w:rsid w:val="00AD72C1"/>
    <w:rsid w:val="00AD7DA0"/>
    <w:rsid w:val="00AE00AB"/>
    <w:rsid w:val="00AE0A75"/>
    <w:rsid w:val="00AE0C15"/>
    <w:rsid w:val="00AE12E6"/>
    <w:rsid w:val="00AE1E7D"/>
    <w:rsid w:val="00AE2038"/>
    <w:rsid w:val="00AE2523"/>
    <w:rsid w:val="00AE2A1B"/>
    <w:rsid w:val="00AE2B65"/>
    <w:rsid w:val="00AE3199"/>
    <w:rsid w:val="00AE38F0"/>
    <w:rsid w:val="00AE395A"/>
    <w:rsid w:val="00AE3D6C"/>
    <w:rsid w:val="00AE45F6"/>
    <w:rsid w:val="00AE58B4"/>
    <w:rsid w:val="00AE6162"/>
    <w:rsid w:val="00AE7AF0"/>
    <w:rsid w:val="00AE7B90"/>
    <w:rsid w:val="00AF0E42"/>
    <w:rsid w:val="00AF23BA"/>
    <w:rsid w:val="00AF2A96"/>
    <w:rsid w:val="00AF2CB4"/>
    <w:rsid w:val="00AF2F24"/>
    <w:rsid w:val="00AF4090"/>
    <w:rsid w:val="00AF4DAA"/>
    <w:rsid w:val="00AF5A84"/>
    <w:rsid w:val="00AF5BD3"/>
    <w:rsid w:val="00AF6389"/>
    <w:rsid w:val="00AF6718"/>
    <w:rsid w:val="00AF7344"/>
    <w:rsid w:val="00AF755F"/>
    <w:rsid w:val="00AF75FC"/>
    <w:rsid w:val="00B003C9"/>
    <w:rsid w:val="00B00649"/>
    <w:rsid w:val="00B00F4C"/>
    <w:rsid w:val="00B016D0"/>
    <w:rsid w:val="00B01877"/>
    <w:rsid w:val="00B02080"/>
    <w:rsid w:val="00B0225C"/>
    <w:rsid w:val="00B02B41"/>
    <w:rsid w:val="00B03A82"/>
    <w:rsid w:val="00B03FF6"/>
    <w:rsid w:val="00B04102"/>
    <w:rsid w:val="00B043F0"/>
    <w:rsid w:val="00B04D46"/>
    <w:rsid w:val="00B061F5"/>
    <w:rsid w:val="00B0629D"/>
    <w:rsid w:val="00B0687A"/>
    <w:rsid w:val="00B06CC7"/>
    <w:rsid w:val="00B07094"/>
    <w:rsid w:val="00B076B8"/>
    <w:rsid w:val="00B07CB2"/>
    <w:rsid w:val="00B07F76"/>
    <w:rsid w:val="00B10012"/>
    <w:rsid w:val="00B10451"/>
    <w:rsid w:val="00B104F4"/>
    <w:rsid w:val="00B10FE2"/>
    <w:rsid w:val="00B120AE"/>
    <w:rsid w:val="00B12185"/>
    <w:rsid w:val="00B12673"/>
    <w:rsid w:val="00B12C8D"/>
    <w:rsid w:val="00B12E2C"/>
    <w:rsid w:val="00B12F16"/>
    <w:rsid w:val="00B13098"/>
    <w:rsid w:val="00B13399"/>
    <w:rsid w:val="00B13767"/>
    <w:rsid w:val="00B13B89"/>
    <w:rsid w:val="00B14014"/>
    <w:rsid w:val="00B142BF"/>
    <w:rsid w:val="00B14FE1"/>
    <w:rsid w:val="00B16102"/>
    <w:rsid w:val="00B16E83"/>
    <w:rsid w:val="00B172B3"/>
    <w:rsid w:val="00B172E3"/>
    <w:rsid w:val="00B17BFF"/>
    <w:rsid w:val="00B217CD"/>
    <w:rsid w:val="00B21CAE"/>
    <w:rsid w:val="00B21CB8"/>
    <w:rsid w:val="00B22A0F"/>
    <w:rsid w:val="00B2406D"/>
    <w:rsid w:val="00B24A94"/>
    <w:rsid w:val="00B258FB"/>
    <w:rsid w:val="00B25A9F"/>
    <w:rsid w:val="00B30773"/>
    <w:rsid w:val="00B30B96"/>
    <w:rsid w:val="00B3116C"/>
    <w:rsid w:val="00B327E5"/>
    <w:rsid w:val="00B32810"/>
    <w:rsid w:val="00B329A8"/>
    <w:rsid w:val="00B32AC2"/>
    <w:rsid w:val="00B32AD3"/>
    <w:rsid w:val="00B32C89"/>
    <w:rsid w:val="00B346DA"/>
    <w:rsid w:val="00B36950"/>
    <w:rsid w:val="00B37045"/>
    <w:rsid w:val="00B40BCE"/>
    <w:rsid w:val="00B40E89"/>
    <w:rsid w:val="00B4190F"/>
    <w:rsid w:val="00B419C7"/>
    <w:rsid w:val="00B41F77"/>
    <w:rsid w:val="00B42484"/>
    <w:rsid w:val="00B440BC"/>
    <w:rsid w:val="00B440E6"/>
    <w:rsid w:val="00B44E27"/>
    <w:rsid w:val="00B4587C"/>
    <w:rsid w:val="00B465DF"/>
    <w:rsid w:val="00B466D0"/>
    <w:rsid w:val="00B469F5"/>
    <w:rsid w:val="00B46CDD"/>
    <w:rsid w:val="00B4737A"/>
    <w:rsid w:val="00B51149"/>
    <w:rsid w:val="00B513CB"/>
    <w:rsid w:val="00B51B61"/>
    <w:rsid w:val="00B51EA4"/>
    <w:rsid w:val="00B521E6"/>
    <w:rsid w:val="00B529D6"/>
    <w:rsid w:val="00B52FDE"/>
    <w:rsid w:val="00B535D5"/>
    <w:rsid w:val="00B5398B"/>
    <w:rsid w:val="00B5410D"/>
    <w:rsid w:val="00B5470F"/>
    <w:rsid w:val="00B548DB"/>
    <w:rsid w:val="00B54BFC"/>
    <w:rsid w:val="00B54DB0"/>
    <w:rsid w:val="00B552D1"/>
    <w:rsid w:val="00B5541C"/>
    <w:rsid w:val="00B558E3"/>
    <w:rsid w:val="00B56663"/>
    <w:rsid w:val="00B56F58"/>
    <w:rsid w:val="00B5726A"/>
    <w:rsid w:val="00B57CF1"/>
    <w:rsid w:val="00B61141"/>
    <w:rsid w:val="00B61C47"/>
    <w:rsid w:val="00B61D39"/>
    <w:rsid w:val="00B62868"/>
    <w:rsid w:val="00B62990"/>
    <w:rsid w:val="00B6336C"/>
    <w:rsid w:val="00B63B2D"/>
    <w:rsid w:val="00B649F3"/>
    <w:rsid w:val="00B64FAB"/>
    <w:rsid w:val="00B658C8"/>
    <w:rsid w:val="00B670AA"/>
    <w:rsid w:val="00B67B11"/>
    <w:rsid w:val="00B67C64"/>
    <w:rsid w:val="00B67D5B"/>
    <w:rsid w:val="00B70287"/>
    <w:rsid w:val="00B70AB0"/>
    <w:rsid w:val="00B70CC6"/>
    <w:rsid w:val="00B715A2"/>
    <w:rsid w:val="00B718AB"/>
    <w:rsid w:val="00B719EF"/>
    <w:rsid w:val="00B73256"/>
    <w:rsid w:val="00B73D1D"/>
    <w:rsid w:val="00B73E6F"/>
    <w:rsid w:val="00B740E7"/>
    <w:rsid w:val="00B748A6"/>
    <w:rsid w:val="00B74FCB"/>
    <w:rsid w:val="00B7616F"/>
    <w:rsid w:val="00B76B10"/>
    <w:rsid w:val="00B76CE9"/>
    <w:rsid w:val="00B7706D"/>
    <w:rsid w:val="00B77159"/>
    <w:rsid w:val="00B80539"/>
    <w:rsid w:val="00B8122A"/>
    <w:rsid w:val="00B812A5"/>
    <w:rsid w:val="00B81327"/>
    <w:rsid w:val="00B81381"/>
    <w:rsid w:val="00B81560"/>
    <w:rsid w:val="00B81A3B"/>
    <w:rsid w:val="00B81DE6"/>
    <w:rsid w:val="00B82CD3"/>
    <w:rsid w:val="00B83C1D"/>
    <w:rsid w:val="00B8407D"/>
    <w:rsid w:val="00B848B1"/>
    <w:rsid w:val="00B85E44"/>
    <w:rsid w:val="00B85E76"/>
    <w:rsid w:val="00B86873"/>
    <w:rsid w:val="00B8745A"/>
    <w:rsid w:val="00B87E50"/>
    <w:rsid w:val="00B903A3"/>
    <w:rsid w:val="00B9066F"/>
    <w:rsid w:val="00B913BD"/>
    <w:rsid w:val="00B91750"/>
    <w:rsid w:val="00B91D35"/>
    <w:rsid w:val="00B92267"/>
    <w:rsid w:val="00B9250D"/>
    <w:rsid w:val="00B92802"/>
    <w:rsid w:val="00B92A7D"/>
    <w:rsid w:val="00B92E2A"/>
    <w:rsid w:val="00B92E94"/>
    <w:rsid w:val="00B93A63"/>
    <w:rsid w:val="00B93D36"/>
    <w:rsid w:val="00B951D3"/>
    <w:rsid w:val="00B95EDB"/>
    <w:rsid w:val="00B96267"/>
    <w:rsid w:val="00B97076"/>
    <w:rsid w:val="00B9734C"/>
    <w:rsid w:val="00B97D19"/>
    <w:rsid w:val="00B97F70"/>
    <w:rsid w:val="00BA0712"/>
    <w:rsid w:val="00BA0A1B"/>
    <w:rsid w:val="00BA0A3E"/>
    <w:rsid w:val="00BA1579"/>
    <w:rsid w:val="00BA1B0D"/>
    <w:rsid w:val="00BA27F7"/>
    <w:rsid w:val="00BA2A38"/>
    <w:rsid w:val="00BA2AC4"/>
    <w:rsid w:val="00BA2C12"/>
    <w:rsid w:val="00BA3F8D"/>
    <w:rsid w:val="00BA425B"/>
    <w:rsid w:val="00BA4A15"/>
    <w:rsid w:val="00BA4C45"/>
    <w:rsid w:val="00BA586F"/>
    <w:rsid w:val="00BA5B77"/>
    <w:rsid w:val="00BA64C1"/>
    <w:rsid w:val="00BA7887"/>
    <w:rsid w:val="00BB0350"/>
    <w:rsid w:val="00BB08FA"/>
    <w:rsid w:val="00BB1104"/>
    <w:rsid w:val="00BB1300"/>
    <w:rsid w:val="00BB191C"/>
    <w:rsid w:val="00BB2297"/>
    <w:rsid w:val="00BB2AE7"/>
    <w:rsid w:val="00BB37C6"/>
    <w:rsid w:val="00BB3BA8"/>
    <w:rsid w:val="00BB43EB"/>
    <w:rsid w:val="00BB46D9"/>
    <w:rsid w:val="00BB4D82"/>
    <w:rsid w:val="00BB5792"/>
    <w:rsid w:val="00BB7A32"/>
    <w:rsid w:val="00BB7E1D"/>
    <w:rsid w:val="00BC00F4"/>
    <w:rsid w:val="00BC0789"/>
    <w:rsid w:val="00BC091C"/>
    <w:rsid w:val="00BC1CB0"/>
    <w:rsid w:val="00BC1F38"/>
    <w:rsid w:val="00BC2584"/>
    <w:rsid w:val="00BC2643"/>
    <w:rsid w:val="00BC2E24"/>
    <w:rsid w:val="00BC339C"/>
    <w:rsid w:val="00BC4108"/>
    <w:rsid w:val="00BC4F35"/>
    <w:rsid w:val="00BC6776"/>
    <w:rsid w:val="00BC699C"/>
    <w:rsid w:val="00BC72BD"/>
    <w:rsid w:val="00BD0132"/>
    <w:rsid w:val="00BD03CE"/>
    <w:rsid w:val="00BD0676"/>
    <w:rsid w:val="00BD12D4"/>
    <w:rsid w:val="00BD2206"/>
    <w:rsid w:val="00BD26A4"/>
    <w:rsid w:val="00BD2CC9"/>
    <w:rsid w:val="00BD36C1"/>
    <w:rsid w:val="00BD4142"/>
    <w:rsid w:val="00BD4EA6"/>
    <w:rsid w:val="00BD5211"/>
    <w:rsid w:val="00BD5252"/>
    <w:rsid w:val="00BD7837"/>
    <w:rsid w:val="00BD78C5"/>
    <w:rsid w:val="00BE053C"/>
    <w:rsid w:val="00BE101C"/>
    <w:rsid w:val="00BE1119"/>
    <w:rsid w:val="00BE12AE"/>
    <w:rsid w:val="00BE16A0"/>
    <w:rsid w:val="00BE3064"/>
    <w:rsid w:val="00BE3CEA"/>
    <w:rsid w:val="00BE4160"/>
    <w:rsid w:val="00BE4427"/>
    <w:rsid w:val="00BE5471"/>
    <w:rsid w:val="00BE58B6"/>
    <w:rsid w:val="00BE6BF0"/>
    <w:rsid w:val="00BE7BC3"/>
    <w:rsid w:val="00BF0297"/>
    <w:rsid w:val="00BF0912"/>
    <w:rsid w:val="00BF0D87"/>
    <w:rsid w:val="00BF1927"/>
    <w:rsid w:val="00BF19EA"/>
    <w:rsid w:val="00BF1F93"/>
    <w:rsid w:val="00BF418A"/>
    <w:rsid w:val="00BF5246"/>
    <w:rsid w:val="00C0100C"/>
    <w:rsid w:val="00C01CFC"/>
    <w:rsid w:val="00C0210B"/>
    <w:rsid w:val="00C0257F"/>
    <w:rsid w:val="00C02760"/>
    <w:rsid w:val="00C03088"/>
    <w:rsid w:val="00C039BE"/>
    <w:rsid w:val="00C03DBD"/>
    <w:rsid w:val="00C03FCD"/>
    <w:rsid w:val="00C04016"/>
    <w:rsid w:val="00C050C1"/>
    <w:rsid w:val="00C05435"/>
    <w:rsid w:val="00C06545"/>
    <w:rsid w:val="00C079E8"/>
    <w:rsid w:val="00C10581"/>
    <w:rsid w:val="00C1188B"/>
    <w:rsid w:val="00C11C2E"/>
    <w:rsid w:val="00C1272D"/>
    <w:rsid w:val="00C13353"/>
    <w:rsid w:val="00C14276"/>
    <w:rsid w:val="00C14843"/>
    <w:rsid w:val="00C1507F"/>
    <w:rsid w:val="00C15BC5"/>
    <w:rsid w:val="00C1618B"/>
    <w:rsid w:val="00C16936"/>
    <w:rsid w:val="00C17296"/>
    <w:rsid w:val="00C17772"/>
    <w:rsid w:val="00C17D9D"/>
    <w:rsid w:val="00C17F37"/>
    <w:rsid w:val="00C20102"/>
    <w:rsid w:val="00C20DB6"/>
    <w:rsid w:val="00C222BE"/>
    <w:rsid w:val="00C2230B"/>
    <w:rsid w:val="00C22546"/>
    <w:rsid w:val="00C225C3"/>
    <w:rsid w:val="00C22904"/>
    <w:rsid w:val="00C2292D"/>
    <w:rsid w:val="00C22BCF"/>
    <w:rsid w:val="00C23192"/>
    <w:rsid w:val="00C234B5"/>
    <w:rsid w:val="00C2366A"/>
    <w:rsid w:val="00C23DA8"/>
    <w:rsid w:val="00C245F7"/>
    <w:rsid w:val="00C2479E"/>
    <w:rsid w:val="00C254FC"/>
    <w:rsid w:val="00C256D9"/>
    <w:rsid w:val="00C25F68"/>
    <w:rsid w:val="00C268AD"/>
    <w:rsid w:val="00C3004D"/>
    <w:rsid w:val="00C3014C"/>
    <w:rsid w:val="00C301E4"/>
    <w:rsid w:val="00C306CE"/>
    <w:rsid w:val="00C30B1B"/>
    <w:rsid w:val="00C30DCB"/>
    <w:rsid w:val="00C315B1"/>
    <w:rsid w:val="00C32294"/>
    <w:rsid w:val="00C3235A"/>
    <w:rsid w:val="00C328E8"/>
    <w:rsid w:val="00C32933"/>
    <w:rsid w:val="00C3298A"/>
    <w:rsid w:val="00C32FF2"/>
    <w:rsid w:val="00C33086"/>
    <w:rsid w:val="00C333F6"/>
    <w:rsid w:val="00C34382"/>
    <w:rsid w:val="00C3439B"/>
    <w:rsid w:val="00C343BF"/>
    <w:rsid w:val="00C357D0"/>
    <w:rsid w:val="00C35854"/>
    <w:rsid w:val="00C35C02"/>
    <w:rsid w:val="00C362D2"/>
    <w:rsid w:val="00C37018"/>
    <w:rsid w:val="00C37560"/>
    <w:rsid w:val="00C40E35"/>
    <w:rsid w:val="00C416B2"/>
    <w:rsid w:val="00C421D2"/>
    <w:rsid w:val="00C43704"/>
    <w:rsid w:val="00C44B36"/>
    <w:rsid w:val="00C44B4C"/>
    <w:rsid w:val="00C44DC8"/>
    <w:rsid w:val="00C4575C"/>
    <w:rsid w:val="00C459AC"/>
    <w:rsid w:val="00C45C75"/>
    <w:rsid w:val="00C469A5"/>
    <w:rsid w:val="00C46DFA"/>
    <w:rsid w:val="00C4745A"/>
    <w:rsid w:val="00C511E1"/>
    <w:rsid w:val="00C51461"/>
    <w:rsid w:val="00C514F3"/>
    <w:rsid w:val="00C51538"/>
    <w:rsid w:val="00C52134"/>
    <w:rsid w:val="00C52234"/>
    <w:rsid w:val="00C52402"/>
    <w:rsid w:val="00C52541"/>
    <w:rsid w:val="00C535DE"/>
    <w:rsid w:val="00C54345"/>
    <w:rsid w:val="00C5488F"/>
    <w:rsid w:val="00C55122"/>
    <w:rsid w:val="00C5526E"/>
    <w:rsid w:val="00C56231"/>
    <w:rsid w:val="00C569C9"/>
    <w:rsid w:val="00C56A8B"/>
    <w:rsid w:val="00C56CD1"/>
    <w:rsid w:val="00C57C12"/>
    <w:rsid w:val="00C605F9"/>
    <w:rsid w:val="00C60B0C"/>
    <w:rsid w:val="00C60E33"/>
    <w:rsid w:val="00C62A26"/>
    <w:rsid w:val="00C62ACB"/>
    <w:rsid w:val="00C62BB9"/>
    <w:rsid w:val="00C62D06"/>
    <w:rsid w:val="00C62DCB"/>
    <w:rsid w:val="00C631E8"/>
    <w:rsid w:val="00C64824"/>
    <w:rsid w:val="00C67C30"/>
    <w:rsid w:val="00C704A4"/>
    <w:rsid w:val="00C7134A"/>
    <w:rsid w:val="00C71CD0"/>
    <w:rsid w:val="00C72AF6"/>
    <w:rsid w:val="00C72E46"/>
    <w:rsid w:val="00C7348B"/>
    <w:rsid w:val="00C73E4C"/>
    <w:rsid w:val="00C7564B"/>
    <w:rsid w:val="00C7580D"/>
    <w:rsid w:val="00C762A7"/>
    <w:rsid w:val="00C76785"/>
    <w:rsid w:val="00C777F5"/>
    <w:rsid w:val="00C77DDE"/>
    <w:rsid w:val="00C77DEC"/>
    <w:rsid w:val="00C80A4D"/>
    <w:rsid w:val="00C82012"/>
    <w:rsid w:val="00C820B5"/>
    <w:rsid w:val="00C82663"/>
    <w:rsid w:val="00C82CDA"/>
    <w:rsid w:val="00C836AB"/>
    <w:rsid w:val="00C83A2C"/>
    <w:rsid w:val="00C847C3"/>
    <w:rsid w:val="00C84E99"/>
    <w:rsid w:val="00C853AD"/>
    <w:rsid w:val="00C8588F"/>
    <w:rsid w:val="00C85B65"/>
    <w:rsid w:val="00C85D33"/>
    <w:rsid w:val="00C86D2B"/>
    <w:rsid w:val="00C87015"/>
    <w:rsid w:val="00C87423"/>
    <w:rsid w:val="00C8768C"/>
    <w:rsid w:val="00C87802"/>
    <w:rsid w:val="00C90D66"/>
    <w:rsid w:val="00C90E2D"/>
    <w:rsid w:val="00C91D09"/>
    <w:rsid w:val="00C9265D"/>
    <w:rsid w:val="00C92C71"/>
    <w:rsid w:val="00C92F2F"/>
    <w:rsid w:val="00C937C6"/>
    <w:rsid w:val="00C93849"/>
    <w:rsid w:val="00C948B0"/>
    <w:rsid w:val="00C94A5D"/>
    <w:rsid w:val="00C94CBD"/>
    <w:rsid w:val="00C9632C"/>
    <w:rsid w:val="00C96E66"/>
    <w:rsid w:val="00C97302"/>
    <w:rsid w:val="00C97612"/>
    <w:rsid w:val="00C97CE7"/>
    <w:rsid w:val="00CA0915"/>
    <w:rsid w:val="00CA09A7"/>
    <w:rsid w:val="00CA1098"/>
    <w:rsid w:val="00CA14CD"/>
    <w:rsid w:val="00CA1AAD"/>
    <w:rsid w:val="00CA1D18"/>
    <w:rsid w:val="00CA200C"/>
    <w:rsid w:val="00CA272B"/>
    <w:rsid w:val="00CA40AC"/>
    <w:rsid w:val="00CA5202"/>
    <w:rsid w:val="00CA571F"/>
    <w:rsid w:val="00CA5DAB"/>
    <w:rsid w:val="00CA76EA"/>
    <w:rsid w:val="00CB08FE"/>
    <w:rsid w:val="00CB0D01"/>
    <w:rsid w:val="00CB11EC"/>
    <w:rsid w:val="00CB22A2"/>
    <w:rsid w:val="00CB2620"/>
    <w:rsid w:val="00CB2D07"/>
    <w:rsid w:val="00CB3123"/>
    <w:rsid w:val="00CB3F6F"/>
    <w:rsid w:val="00CB407C"/>
    <w:rsid w:val="00CB409E"/>
    <w:rsid w:val="00CB422E"/>
    <w:rsid w:val="00CB4EC7"/>
    <w:rsid w:val="00CB520F"/>
    <w:rsid w:val="00CB6594"/>
    <w:rsid w:val="00CB6900"/>
    <w:rsid w:val="00CB6E58"/>
    <w:rsid w:val="00CB71E7"/>
    <w:rsid w:val="00CC06BC"/>
    <w:rsid w:val="00CC0EA0"/>
    <w:rsid w:val="00CC1750"/>
    <w:rsid w:val="00CC2DB0"/>
    <w:rsid w:val="00CC2DFB"/>
    <w:rsid w:val="00CC385B"/>
    <w:rsid w:val="00CC3CC7"/>
    <w:rsid w:val="00CC3F4F"/>
    <w:rsid w:val="00CC4745"/>
    <w:rsid w:val="00CC4FA6"/>
    <w:rsid w:val="00CC573D"/>
    <w:rsid w:val="00CC6057"/>
    <w:rsid w:val="00CC7231"/>
    <w:rsid w:val="00CC7253"/>
    <w:rsid w:val="00CC7F7B"/>
    <w:rsid w:val="00CD0B94"/>
    <w:rsid w:val="00CD0CDA"/>
    <w:rsid w:val="00CD13E1"/>
    <w:rsid w:val="00CD18E1"/>
    <w:rsid w:val="00CD1DDC"/>
    <w:rsid w:val="00CD1FA2"/>
    <w:rsid w:val="00CD1FEF"/>
    <w:rsid w:val="00CD207E"/>
    <w:rsid w:val="00CD2251"/>
    <w:rsid w:val="00CD28B1"/>
    <w:rsid w:val="00CD3238"/>
    <w:rsid w:val="00CD352D"/>
    <w:rsid w:val="00CD373E"/>
    <w:rsid w:val="00CD3E6A"/>
    <w:rsid w:val="00CD4125"/>
    <w:rsid w:val="00CD41AC"/>
    <w:rsid w:val="00CD4767"/>
    <w:rsid w:val="00CD4E32"/>
    <w:rsid w:val="00CD4E6C"/>
    <w:rsid w:val="00CD5187"/>
    <w:rsid w:val="00CD53C7"/>
    <w:rsid w:val="00CD654A"/>
    <w:rsid w:val="00CD67E1"/>
    <w:rsid w:val="00CD6873"/>
    <w:rsid w:val="00CD71B7"/>
    <w:rsid w:val="00CE044A"/>
    <w:rsid w:val="00CE0B4D"/>
    <w:rsid w:val="00CE0BDB"/>
    <w:rsid w:val="00CE22FD"/>
    <w:rsid w:val="00CE2379"/>
    <w:rsid w:val="00CE2609"/>
    <w:rsid w:val="00CE3B91"/>
    <w:rsid w:val="00CE4214"/>
    <w:rsid w:val="00CE4CA0"/>
    <w:rsid w:val="00CE569A"/>
    <w:rsid w:val="00CE58BE"/>
    <w:rsid w:val="00CE66C1"/>
    <w:rsid w:val="00CE75C2"/>
    <w:rsid w:val="00CF0307"/>
    <w:rsid w:val="00CF099D"/>
    <w:rsid w:val="00CF0A50"/>
    <w:rsid w:val="00CF10F1"/>
    <w:rsid w:val="00CF1115"/>
    <w:rsid w:val="00CF114A"/>
    <w:rsid w:val="00CF151D"/>
    <w:rsid w:val="00CF17BA"/>
    <w:rsid w:val="00CF1D48"/>
    <w:rsid w:val="00CF273B"/>
    <w:rsid w:val="00CF2C06"/>
    <w:rsid w:val="00CF3AAE"/>
    <w:rsid w:val="00CF3B6B"/>
    <w:rsid w:val="00CF47A7"/>
    <w:rsid w:val="00CF5177"/>
    <w:rsid w:val="00CF6692"/>
    <w:rsid w:val="00CF67EE"/>
    <w:rsid w:val="00CF6989"/>
    <w:rsid w:val="00CF6CB2"/>
    <w:rsid w:val="00CF7358"/>
    <w:rsid w:val="00D00358"/>
    <w:rsid w:val="00D01A13"/>
    <w:rsid w:val="00D03BD3"/>
    <w:rsid w:val="00D03EE5"/>
    <w:rsid w:val="00D0448E"/>
    <w:rsid w:val="00D05213"/>
    <w:rsid w:val="00D053F9"/>
    <w:rsid w:val="00D055D3"/>
    <w:rsid w:val="00D05696"/>
    <w:rsid w:val="00D060C5"/>
    <w:rsid w:val="00D10091"/>
    <w:rsid w:val="00D100E9"/>
    <w:rsid w:val="00D10697"/>
    <w:rsid w:val="00D10897"/>
    <w:rsid w:val="00D109BF"/>
    <w:rsid w:val="00D10FAC"/>
    <w:rsid w:val="00D111A9"/>
    <w:rsid w:val="00D11444"/>
    <w:rsid w:val="00D1177D"/>
    <w:rsid w:val="00D1187A"/>
    <w:rsid w:val="00D11F85"/>
    <w:rsid w:val="00D11FA3"/>
    <w:rsid w:val="00D12074"/>
    <w:rsid w:val="00D1286F"/>
    <w:rsid w:val="00D12C4E"/>
    <w:rsid w:val="00D131BB"/>
    <w:rsid w:val="00D13FDF"/>
    <w:rsid w:val="00D14709"/>
    <w:rsid w:val="00D154A5"/>
    <w:rsid w:val="00D1593B"/>
    <w:rsid w:val="00D15C44"/>
    <w:rsid w:val="00D16251"/>
    <w:rsid w:val="00D165E1"/>
    <w:rsid w:val="00D16D42"/>
    <w:rsid w:val="00D173A9"/>
    <w:rsid w:val="00D20316"/>
    <w:rsid w:val="00D2134C"/>
    <w:rsid w:val="00D21EE3"/>
    <w:rsid w:val="00D22255"/>
    <w:rsid w:val="00D229BB"/>
    <w:rsid w:val="00D23A81"/>
    <w:rsid w:val="00D24766"/>
    <w:rsid w:val="00D24E67"/>
    <w:rsid w:val="00D25C5C"/>
    <w:rsid w:val="00D27A87"/>
    <w:rsid w:val="00D27ABA"/>
    <w:rsid w:val="00D27FAB"/>
    <w:rsid w:val="00D301A9"/>
    <w:rsid w:val="00D30488"/>
    <w:rsid w:val="00D304AE"/>
    <w:rsid w:val="00D30C65"/>
    <w:rsid w:val="00D31014"/>
    <w:rsid w:val="00D3108C"/>
    <w:rsid w:val="00D31B6B"/>
    <w:rsid w:val="00D32DEA"/>
    <w:rsid w:val="00D33AF3"/>
    <w:rsid w:val="00D33B76"/>
    <w:rsid w:val="00D34224"/>
    <w:rsid w:val="00D3460A"/>
    <w:rsid w:val="00D351D0"/>
    <w:rsid w:val="00D3525A"/>
    <w:rsid w:val="00D359EA"/>
    <w:rsid w:val="00D3651E"/>
    <w:rsid w:val="00D3714A"/>
    <w:rsid w:val="00D37DFE"/>
    <w:rsid w:val="00D37E44"/>
    <w:rsid w:val="00D40075"/>
    <w:rsid w:val="00D4036B"/>
    <w:rsid w:val="00D412C5"/>
    <w:rsid w:val="00D414F3"/>
    <w:rsid w:val="00D4257D"/>
    <w:rsid w:val="00D459F7"/>
    <w:rsid w:val="00D45D3B"/>
    <w:rsid w:val="00D466EC"/>
    <w:rsid w:val="00D46A69"/>
    <w:rsid w:val="00D46A7C"/>
    <w:rsid w:val="00D46C2D"/>
    <w:rsid w:val="00D477E9"/>
    <w:rsid w:val="00D47A99"/>
    <w:rsid w:val="00D47B25"/>
    <w:rsid w:val="00D47FCE"/>
    <w:rsid w:val="00D5002C"/>
    <w:rsid w:val="00D50A0C"/>
    <w:rsid w:val="00D516FB"/>
    <w:rsid w:val="00D51AC7"/>
    <w:rsid w:val="00D51C5A"/>
    <w:rsid w:val="00D51D06"/>
    <w:rsid w:val="00D51EC1"/>
    <w:rsid w:val="00D51F72"/>
    <w:rsid w:val="00D5218E"/>
    <w:rsid w:val="00D5277E"/>
    <w:rsid w:val="00D53301"/>
    <w:rsid w:val="00D53D7D"/>
    <w:rsid w:val="00D54737"/>
    <w:rsid w:val="00D55385"/>
    <w:rsid w:val="00D55DEA"/>
    <w:rsid w:val="00D55E35"/>
    <w:rsid w:val="00D562FA"/>
    <w:rsid w:val="00D56B8F"/>
    <w:rsid w:val="00D60330"/>
    <w:rsid w:val="00D6039A"/>
    <w:rsid w:val="00D6117D"/>
    <w:rsid w:val="00D61369"/>
    <w:rsid w:val="00D623C7"/>
    <w:rsid w:val="00D6264C"/>
    <w:rsid w:val="00D62A03"/>
    <w:rsid w:val="00D62CAC"/>
    <w:rsid w:val="00D630DB"/>
    <w:rsid w:val="00D64909"/>
    <w:rsid w:val="00D66F81"/>
    <w:rsid w:val="00D67299"/>
    <w:rsid w:val="00D672A3"/>
    <w:rsid w:val="00D67BE0"/>
    <w:rsid w:val="00D701DC"/>
    <w:rsid w:val="00D70A7A"/>
    <w:rsid w:val="00D70D2A"/>
    <w:rsid w:val="00D7127E"/>
    <w:rsid w:val="00D71850"/>
    <w:rsid w:val="00D728C0"/>
    <w:rsid w:val="00D72B79"/>
    <w:rsid w:val="00D72F26"/>
    <w:rsid w:val="00D7344F"/>
    <w:rsid w:val="00D734F4"/>
    <w:rsid w:val="00D74A8C"/>
    <w:rsid w:val="00D74C99"/>
    <w:rsid w:val="00D754AB"/>
    <w:rsid w:val="00D7556D"/>
    <w:rsid w:val="00D7572E"/>
    <w:rsid w:val="00D760A5"/>
    <w:rsid w:val="00D77F29"/>
    <w:rsid w:val="00D80BFA"/>
    <w:rsid w:val="00D80E0A"/>
    <w:rsid w:val="00D820B1"/>
    <w:rsid w:val="00D82529"/>
    <w:rsid w:val="00D82C3E"/>
    <w:rsid w:val="00D83002"/>
    <w:rsid w:val="00D8372E"/>
    <w:rsid w:val="00D848DC"/>
    <w:rsid w:val="00D853F9"/>
    <w:rsid w:val="00D856B6"/>
    <w:rsid w:val="00D85D0F"/>
    <w:rsid w:val="00D86389"/>
    <w:rsid w:val="00D86575"/>
    <w:rsid w:val="00D8671F"/>
    <w:rsid w:val="00D867BC"/>
    <w:rsid w:val="00D8681C"/>
    <w:rsid w:val="00D86928"/>
    <w:rsid w:val="00D86B7E"/>
    <w:rsid w:val="00D8787E"/>
    <w:rsid w:val="00D87D2C"/>
    <w:rsid w:val="00D87FDC"/>
    <w:rsid w:val="00D916BD"/>
    <w:rsid w:val="00D91955"/>
    <w:rsid w:val="00D91CDC"/>
    <w:rsid w:val="00D927C0"/>
    <w:rsid w:val="00D92B82"/>
    <w:rsid w:val="00D9365B"/>
    <w:rsid w:val="00D94014"/>
    <w:rsid w:val="00D94077"/>
    <w:rsid w:val="00D9452A"/>
    <w:rsid w:val="00D9475F"/>
    <w:rsid w:val="00D94E9B"/>
    <w:rsid w:val="00D9535A"/>
    <w:rsid w:val="00D95766"/>
    <w:rsid w:val="00D95EAA"/>
    <w:rsid w:val="00D965E1"/>
    <w:rsid w:val="00D970A4"/>
    <w:rsid w:val="00D97601"/>
    <w:rsid w:val="00D97861"/>
    <w:rsid w:val="00D97EE4"/>
    <w:rsid w:val="00DA0B91"/>
    <w:rsid w:val="00DA1366"/>
    <w:rsid w:val="00DA17B9"/>
    <w:rsid w:val="00DA19FA"/>
    <w:rsid w:val="00DA1BE2"/>
    <w:rsid w:val="00DA2B29"/>
    <w:rsid w:val="00DA312C"/>
    <w:rsid w:val="00DA3E75"/>
    <w:rsid w:val="00DA4903"/>
    <w:rsid w:val="00DA494E"/>
    <w:rsid w:val="00DA4B0C"/>
    <w:rsid w:val="00DA5336"/>
    <w:rsid w:val="00DA68DE"/>
    <w:rsid w:val="00DA692D"/>
    <w:rsid w:val="00DA75F3"/>
    <w:rsid w:val="00DA7730"/>
    <w:rsid w:val="00DA7A08"/>
    <w:rsid w:val="00DA7F61"/>
    <w:rsid w:val="00DB0182"/>
    <w:rsid w:val="00DB02DE"/>
    <w:rsid w:val="00DB0981"/>
    <w:rsid w:val="00DB0C9B"/>
    <w:rsid w:val="00DB0CB5"/>
    <w:rsid w:val="00DB186A"/>
    <w:rsid w:val="00DB1D41"/>
    <w:rsid w:val="00DB279C"/>
    <w:rsid w:val="00DB2F43"/>
    <w:rsid w:val="00DB3150"/>
    <w:rsid w:val="00DB44F3"/>
    <w:rsid w:val="00DB46A7"/>
    <w:rsid w:val="00DB530A"/>
    <w:rsid w:val="00DB59DD"/>
    <w:rsid w:val="00DB5D66"/>
    <w:rsid w:val="00DB7714"/>
    <w:rsid w:val="00DB7939"/>
    <w:rsid w:val="00DB7CB8"/>
    <w:rsid w:val="00DC0468"/>
    <w:rsid w:val="00DC0541"/>
    <w:rsid w:val="00DC0566"/>
    <w:rsid w:val="00DC1F97"/>
    <w:rsid w:val="00DC27A2"/>
    <w:rsid w:val="00DC35EC"/>
    <w:rsid w:val="00DC44F2"/>
    <w:rsid w:val="00DC4653"/>
    <w:rsid w:val="00DC5413"/>
    <w:rsid w:val="00DC67DB"/>
    <w:rsid w:val="00DC6865"/>
    <w:rsid w:val="00DC69E6"/>
    <w:rsid w:val="00DD0DA6"/>
    <w:rsid w:val="00DD10CD"/>
    <w:rsid w:val="00DD1262"/>
    <w:rsid w:val="00DD1ED2"/>
    <w:rsid w:val="00DD1F75"/>
    <w:rsid w:val="00DD1FE3"/>
    <w:rsid w:val="00DD21DC"/>
    <w:rsid w:val="00DD2219"/>
    <w:rsid w:val="00DD3166"/>
    <w:rsid w:val="00DD323A"/>
    <w:rsid w:val="00DD32ED"/>
    <w:rsid w:val="00DD3C5C"/>
    <w:rsid w:val="00DD4191"/>
    <w:rsid w:val="00DD4374"/>
    <w:rsid w:val="00DD5237"/>
    <w:rsid w:val="00DD567E"/>
    <w:rsid w:val="00DD7464"/>
    <w:rsid w:val="00DD7ACE"/>
    <w:rsid w:val="00DD7EC7"/>
    <w:rsid w:val="00DE1597"/>
    <w:rsid w:val="00DE29F9"/>
    <w:rsid w:val="00DE2D06"/>
    <w:rsid w:val="00DE2F8C"/>
    <w:rsid w:val="00DE3617"/>
    <w:rsid w:val="00DE3B95"/>
    <w:rsid w:val="00DE3C50"/>
    <w:rsid w:val="00DE4F2F"/>
    <w:rsid w:val="00DE5A88"/>
    <w:rsid w:val="00DE69AD"/>
    <w:rsid w:val="00DE6F61"/>
    <w:rsid w:val="00DE6F94"/>
    <w:rsid w:val="00DE780A"/>
    <w:rsid w:val="00DE7D58"/>
    <w:rsid w:val="00DF0154"/>
    <w:rsid w:val="00DF0AA3"/>
    <w:rsid w:val="00DF3047"/>
    <w:rsid w:val="00DF4BD4"/>
    <w:rsid w:val="00DF5A0D"/>
    <w:rsid w:val="00DF5BDA"/>
    <w:rsid w:val="00DF5E37"/>
    <w:rsid w:val="00DF5E41"/>
    <w:rsid w:val="00DF6398"/>
    <w:rsid w:val="00DF6C8A"/>
    <w:rsid w:val="00DF6EC6"/>
    <w:rsid w:val="00DF7706"/>
    <w:rsid w:val="00DF77B5"/>
    <w:rsid w:val="00E00B05"/>
    <w:rsid w:val="00E00CB1"/>
    <w:rsid w:val="00E00D7D"/>
    <w:rsid w:val="00E028B6"/>
    <w:rsid w:val="00E02F78"/>
    <w:rsid w:val="00E0336B"/>
    <w:rsid w:val="00E03E29"/>
    <w:rsid w:val="00E049CE"/>
    <w:rsid w:val="00E050E1"/>
    <w:rsid w:val="00E05281"/>
    <w:rsid w:val="00E05907"/>
    <w:rsid w:val="00E05DC5"/>
    <w:rsid w:val="00E06612"/>
    <w:rsid w:val="00E06870"/>
    <w:rsid w:val="00E06D22"/>
    <w:rsid w:val="00E071F5"/>
    <w:rsid w:val="00E10AAB"/>
    <w:rsid w:val="00E10D19"/>
    <w:rsid w:val="00E112C5"/>
    <w:rsid w:val="00E114E4"/>
    <w:rsid w:val="00E1169C"/>
    <w:rsid w:val="00E1252F"/>
    <w:rsid w:val="00E125EB"/>
    <w:rsid w:val="00E127AB"/>
    <w:rsid w:val="00E145A4"/>
    <w:rsid w:val="00E15624"/>
    <w:rsid w:val="00E162ED"/>
    <w:rsid w:val="00E174DE"/>
    <w:rsid w:val="00E17856"/>
    <w:rsid w:val="00E17B63"/>
    <w:rsid w:val="00E17B92"/>
    <w:rsid w:val="00E17CCA"/>
    <w:rsid w:val="00E208B6"/>
    <w:rsid w:val="00E208C2"/>
    <w:rsid w:val="00E20AE9"/>
    <w:rsid w:val="00E20BEF"/>
    <w:rsid w:val="00E20C17"/>
    <w:rsid w:val="00E20FB0"/>
    <w:rsid w:val="00E21029"/>
    <w:rsid w:val="00E2106A"/>
    <w:rsid w:val="00E2121F"/>
    <w:rsid w:val="00E214F8"/>
    <w:rsid w:val="00E2154F"/>
    <w:rsid w:val="00E21A2F"/>
    <w:rsid w:val="00E224F9"/>
    <w:rsid w:val="00E24EC3"/>
    <w:rsid w:val="00E2588C"/>
    <w:rsid w:val="00E26522"/>
    <w:rsid w:val="00E26CE1"/>
    <w:rsid w:val="00E274E2"/>
    <w:rsid w:val="00E27581"/>
    <w:rsid w:val="00E27D9A"/>
    <w:rsid w:val="00E27F61"/>
    <w:rsid w:val="00E302C5"/>
    <w:rsid w:val="00E30F4E"/>
    <w:rsid w:val="00E3244B"/>
    <w:rsid w:val="00E3298E"/>
    <w:rsid w:val="00E32E29"/>
    <w:rsid w:val="00E33263"/>
    <w:rsid w:val="00E339C5"/>
    <w:rsid w:val="00E34466"/>
    <w:rsid w:val="00E345AD"/>
    <w:rsid w:val="00E34DD2"/>
    <w:rsid w:val="00E350F0"/>
    <w:rsid w:val="00E35AA4"/>
    <w:rsid w:val="00E3606D"/>
    <w:rsid w:val="00E36131"/>
    <w:rsid w:val="00E369AA"/>
    <w:rsid w:val="00E36C22"/>
    <w:rsid w:val="00E371D8"/>
    <w:rsid w:val="00E3725E"/>
    <w:rsid w:val="00E41176"/>
    <w:rsid w:val="00E416F0"/>
    <w:rsid w:val="00E43128"/>
    <w:rsid w:val="00E43383"/>
    <w:rsid w:val="00E43789"/>
    <w:rsid w:val="00E439BB"/>
    <w:rsid w:val="00E4452F"/>
    <w:rsid w:val="00E4497D"/>
    <w:rsid w:val="00E44CF2"/>
    <w:rsid w:val="00E45CFA"/>
    <w:rsid w:val="00E47870"/>
    <w:rsid w:val="00E47C13"/>
    <w:rsid w:val="00E47CBA"/>
    <w:rsid w:val="00E47D6C"/>
    <w:rsid w:val="00E47D8F"/>
    <w:rsid w:val="00E500DE"/>
    <w:rsid w:val="00E501CF"/>
    <w:rsid w:val="00E503BB"/>
    <w:rsid w:val="00E50F43"/>
    <w:rsid w:val="00E511E1"/>
    <w:rsid w:val="00E51348"/>
    <w:rsid w:val="00E52626"/>
    <w:rsid w:val="00E52A18"/>
    <w:rsid w:val="00E53A78"/>
    <w:rsid w:val="00E541CF"/>
    <w:rsid w:val="00E54882"/>
    <w:rsid w:val="00E55064"/>
    <w:rsid w:val="00E5531D"/>
    <w:rsid w:val="00E55576"/>
    <w:rsid w:val="00E5608E"/>
    <w:rsid w:val="00E570AF"/>
    <w:rsid w:val="00E57EB0"/>
    <w:rsid w:val="00E60CEA"/>
    <w:rsid w:val="00E62195"/>
    <w:rsid w:val="00E621D1"/>
    <w:rsid w:val="00E6220E"/>
    <w:rsid w:val="00E63874"/>
    <w:rsid w:val="00E63AB2"/>
    <w:rsid w:val="00E63DCF"/>
    <w:rsid w:val="00E651C3"/>
    <w:rsid w:val="00E657A2"/>
    <w:rsid w:val="00E65FCD"/>
    <w:rsid w:val="00E663C7"/>
    <w:rsid w:val="00E66537"/>
    <w:rsid w:val="00E6665F"/>
    <w:rsid w:val="00E66913"/>
    <w:rsid w:val="00E6734E"/>
    <w:rsid w:val="00E7053C"/>
    <w:rsid w:val="00E7160D"/>
    <w:rsid w:val="00E73EDC"/>
    <w:rsid w:val="00E75BA5"/>
    <w:rsid w:val="00E75BF4"/>
    <w:rsid w:val="00E7694C"/>
    <w:rsid w:val="00E769EF"/>
    <w:rsid w:val="00E8039B"/>
    <w:rsid w:val="00E80FB6"/>
    <w:rsid w:val="00E82647"/>
    <w:rsid w:val="00E8275C"/>
    <w:rsid w:val="00E83721"/>
    <w:rsid w:val="00E83790"/>
    <w:rsid w:val="00E83C4E"/>
    <w:rsid w:val="00E863D9"/>
    <w:rsid w:val="00E86DA7"/>
    <w:rsid w:val="00E86E05"/>
    <w:rsid w:val="00E90878"/>
    <w:rsid w:val="00E90BC6"/>
    <w:rsid w:val="00E923FE"/>
    <w:rsid w:val="00E92B65"/>
    <w:rsid w:val="00E92D93"/>
    <w:rsid w:val="00E92F10"/>
    <w:rsid w:val="00E936CB"/>
    <w:rsid w:val="00E937AB"/>
    <w:rsid w:val="00E93A9D"/>
    <w:rsid w:val="00E942D6"/>
    <w:rsid w:val="00E94A8B"/>
    <w:rsid w:val="00E9577C"/>
    <w:rsid w:val="00E95ED7"/>
    <w:rsid w:val="00E96876"/>
    <w:rsid w:val="00EA0623"/>
    <w:rsid w:val="00EA06D1"/>
    <w:rsid w:val="00EA0952"/>
    <w:rsid w:val="00EA184E"/>
    <w:rsid w:val="00EA2204"/>
    <w:rsid w:val="00EA2722"/>
    <w:rsid w:val="00EA2CA1"/>
    <w:rsid w:val="00EA3002"/>
    <w:rsid w:val="00EA3DEF"/>
    <w:rsid w:val="00EA450F"/>
    <w:rsid w:val="00EA4849"/>
    <w:rsid w:val="00EA48CE"/>
    <w:rsid w:val="00EA4A54"/>
    <w:rsid w:val="00EA5035"/>
    <w:rsid w:val="00EA5151"/>
    <w:rsid w:val="00EA5714"/>
    <w:rsid w:val="00EA6850"/>
    <w:rsid w:val="00EA6BA8"/>
    <w:rsid w:val="00EA7568"/>
    <w:rsid w:val="00EA7804"/>
    <w:rsid w:val="00EB076C"/>
    <w:rsid w:val="00EB11BA"/>
    <w:rsid w:val="00EB1D1B"/>
    <w:rsid w:val="00EB1F02"/>
    <w:rsid w:val="00EB2071"/>
    <w:rsid w:val="00EB22BC"/>
    <w:rsid w:val="00EB2CCC"/>
    <w:rsid w:val="00EB3932"/>
    <w:rsid w:val="00EB43E6"/>
    <w:rsid w:val="00EB46BE"/>
    <w:rsid w:val="00EB4B9D"/>
    <w:rsid w:val="00EB520A"/>
    <w:rsid w:val="00EB5563"/>
    <w:rsid w:val="00EB5742"/>
    <w:rsid w:val="00EB698F"/>
    <w:rsid w:val="00EC003A"/>
    <w:rsid w:val="00EC0E06"/>
    <w:rsid w:val="00EC131C"/>
    <w:rsid w:val="00EC1ABF"/>
    <w:rsid w:val="00EC1D8B"/>
    <w:rsid w:val="00EC2762"/>
    <w:rsid w:val="00EC296B"/>
    <w:rsid w:val="00EC2AD2"/>
    <w:rsid w:val="00EC310D"/>
    <w:rsid w:val="00EC3179"/>
    <w:rsid w:val="00EC3505"/>
    <w:rsid w:val="00EC3A41"/>
    <w:rsid w:val="00EC3C08"/>
    <w:rsid w:val="00EC423F"/>
    <w:rsid w:val="00EC5A91"/>
    <w:rsid w:val="00EC6687"/>
    <w:rsid w:val="00EC6BCE"/>
    <w:rsid w:val="00EC7B9F"/>
    <w:rsid w:val="00EC7D7D"/>
    <w:rsid w:val="00EC7FC7"/>
    <w:rsid w:val="00ED034D"/>
    <w:rsid w:val="00ED0C26"/>
    <w:rsid w:val="00ED1720"/>
    <w:rsid w:val="00ED1D62"/>
    <w:rsid w:val="00ED2216"/>
    <w:rsid w:val="00ED23B6"/>
    <w:rsid w:val="00ED28F3"/>
    <w:rsid w:val="00ED4385"/>
    <w:rsid w:val="00ED4A95"/>
    <w:rsid w:val="00ED4B33"/>
    <w:rsid w:val="00ED4B4E"/>
    <w:rsid w:val="00ED5014"/>
    <w:rsid w:val="00ED75D7"/>
    <w:rsid w:val="00ED763C"/>
    <w:rsid w:val="00ED7C2D"/>
    <w:rsid w:val="00ED7F11"/>
    <w:rsid w:val="00EE0074"/>
    <w:rsid w:val="00EE08B1"/>
    <w:rsid w:val="00EE100D"/>
    <w:rsid w:val="00EE122E"/>
    <w:rsid w:val="00EE172E"/>
    <w:rsid w:val="00EE1A09"/>
    <w:rsid w:val="00EE2256"/>
    <w:rsid w:val="00EE27EF"/>
    <w:rsid w:val="00EE282A"/>
    <w:rsid w:val="00EE2FB5"/>
    <w:rsid w:val="00EE3344"/>
    <w:rsid w:val="00EE36A1"/>
    <w:rsid w:val="00EE4420"/>
    <w:rsid w:val="00EE50FF"/>
    <w:rsid w:val="00EE5247"/>
    <w:rsid w:val="00EE5FDE"/>
    <w:rsid w:val="00EE60BA"/>
    <w:rsid w:val="00EE6FD4"/>
    <w:rsid w:val="00EE73E4"/>
    <w:rsid w:val="00EE7A3F"/>
    <w:rsid w:val="00EF0C05"/>
    <w:rsid w:val="00EF0D1F"/>
    <w:rsid w:val="00EF0FFA"/>
    <w:rsid w:val="00EF115E"/>
    <w:rsid w:val="00EF2810"/>
    <w:rsid w:val="00EF2E82"/>
    <w:rsid w:val="00EF423B"/>
    <w:rsid w:val="00EF42C7"/>
    <w:rsid w:val="00EF43DB"/>
    <w:rsid w:val="00EF4D8F"/>
    <w:rsid w:val="00EF515C"/>
    <w:rsid w:val="00EF6E03"/>
    <w:rsid w:val="00EF7B43"/>
    <w:rsid w:val="00F002EB"/>
    <w:rsid w:val="00F00F2A"/>
    <w:rsid w:val="00F017BD"/>
    <w:rsid w:val="00F0246B"/>
    <w:rsid w:val="00F025DB"/>
    <w:rsid w:val="00F0276D"/>
    <w:rsid w:val="00F04843"/>
    <w:rsid w:val="00F04892"/>
    <w:rsid w:val="00F0538E"/>
    <w:rsid w:val="00F05AC8"/>
    <w:rsid w:val="00F060A6"/>
    <w:rsid w:val="00F0632C"/>
    <w:rsid w:val="00F06412"/>
    <w:rsid w:val="00F065CD"/>
    <w:rsid w:val="00F0746B"/>
    <w:rsid w:val="00F07B68"/>
    <w:rsid w:val="00F07FE2"/>
    <w:rsid w:val="00F11672"/>
    <w:rsid w:val="00F1221A"/>
    <w:rsid w:val="00F12904"/>
    <w:rsid w:val="00F12B52"/>
    <w:rsid w:val="00F12E4D"/>
    <w:rsid w:val="00F1424A"/>
    <w:rsid w:val="00F16B63"/>
    <w:rsid w:val="00F16E65"/>
    <w:rsid w:val="00F176A3"/>
    <w:rsid w:val="00F17906"/>
    <w:rsid w:val="00F17B6B"/>
    <w:rsid w:val="00F17D2F"/>
    <w:rsid w:val="00F17F12"/>
    <w:rsid w:val="00F20B37"/>
    <w:rsid w:val="00F215A2"/>
    <w:rsid w:val="00F21A38"/>
    <w:rsid w:val="00F21C48"/>
    <w:rsid w:val="00F22FFB"/>
    <w:rsid w:val="00F23238"/>
    <w:rsid w:val="00F23C2D"/>
    <w:rsid w:val="00F24AFD"/>
    <w:rsid w:val="00F25413"/>
    <w:rsid w:val="00F25D16"/>
    <w:rsid w:val="00F25DC5"/>
    <w:rsid w:val="00F26003"/>
    <w:rsid w:val="00F26D5B"/>
    <w:rsid w:val="00F27178"/>
    <w:rsid w:val="00F278EA"/>
    <w:rsid w:val="00F27B73"/>
    <w:rsid w:val="00F30828"/>
    <w:rsid w:val="00F30F9F"/>
    <w:rsid w:val="00F310D5"/>
    <w:rsid w:val="00F31A28"/>
    <w:rsid w:val="00F32301"/>
    <w:rsid w:val="00F32764"/>
    <w:rsid w:val="00F33DEB"/>
    <w:rsid w:val="00F346D5"/>
    <w:rsid w:val="00F34774"/>
    <w:rsid w:val="00F34B2D"/>
    <w:rsid w:val="00F351ED"/>
    <w:rsid w:val="00F359C8"/>
    <w:rsid w:val="00F3764B"/>
    <w:rsid w:val="00F379AB"/>
    <w:rsid w:val="00F37E14"/>
    <w:rsid w:val="00F4042E"/>
    <w:rsid w:val="00F407E3"/>
    <w:rsid w:val="00F40BB3"/>
    <w:rsid w:val="00F410D7"/>
    <w:rsid w:val="00F417B0"/>
    <w:rsid w:val="00F42842"/>
    <w:rsid w:val="00F42CA0"/>
    <w:rsid w:val="00F42D6D"/>
    <w:rsid w:val="00F43F9E"/>
    <w:rsid w:val="00F44F1F"/>
    <w:rsid w:val="00F459BB"/>
    <w:rsid w:val="00F45EF4"/>
    <w:rsid w:val="00F46627"/>
    <w:rsid w:val="00F46A98"/>
    <w:rsid w:val="00F46DD5"/>
    <w:rsid w:val="00F47ACD"/>
    <w:rsid w:val="00F50635"/>
    <w:rsid w:val="00F50AB6"/>
    <w:rsid w:val="00F511FE"/>
    <w:rsid w:val="00F51291"/>
    <w:rsid w:val="00F517C1"/>
    <w:rsid w:val="00F51E2A"/>
    <w:rsid w:val="00F520D8"/>
    <w:rsid w:val="00F52844"/>
    <w:rsid w:val="00F528DE"/>
    <w:rsid w:val="00F53DEB"/>
    <w:rsid w:val="00F5494E"/>
    <w:rsid w:val="00F54AF3"/>
    <w:rsid w:val="00F54BEC"/>
    <w:rsid w:val="00F55524"/>
    <w:rsid w:val="00F55F7A"/>
    <w:rsid w:val="00F5641B"/>
    <w:rsid w:val="00F57A0B"/>
    <w:rsid w:val="00F57C6B"/>
    <w:rsid w:val="00F6066D"/>
    <w:rsid w:val="00F6174D"/>
    <w:rsid w:val="00F61DB8"/>
    <w:rsid w:val="00F62139"/>
    <w:rsid w:val="00F62717"/>
    <w:rsid w:val="00F6333F"/>
    <w:rsid w:val="00F63484"/>
    <w:rsid w:val="00F63600"/>
    <w:rsid w:val="00F64FD9"/>
    <w:rsid w:val="00F652B5"/>
    <w:rsid w:val="00F6563A"/>
    <w:rsid w:val="00F6567F"/>
    <w:rsid w:val="00F6570F"/>
    <w:rsid w:val="00F65B54"/>
    <w:rsid w:val="00F6630F"/>
    <w:rsid w:val="00F66963"/>
    <w:rsid w:val="00F671E8"/>
    <w:rsid w:val="00F6750D"/>
    <w:rsid w:val="00F67B5B"/>
    <w:rsid w:val="00F67C3B"/>
    <w:rsid w:val="00F7083C"/>
    <w:rsid w:val="00F709F5"/>
    <w:rsid w:val="00F71F41"/>
    <w:rsid w:val="00F72052"/>
    <w:rsid w:val="00F72747"/>
    <w:rsid w:val="00F7289E"/>
    <w:rsid w:val="00F728EA"/>
    <w:rsid w:val="00F72D8C"/>
    <w:rsid w:val="00F7346D"/>
    <w:rsid w:val="00F7372B"/>
    <w:rsid w:val="00F7466C"/>
    <w:rsid w:val="00F7478A"/>
    <w:rsid w:val="00F747D7"/>
    <w:rsid w:val="00F75047"/>
    <w:rsid w:val="00F750CE"/>
    <w:rsid w:val="00F76B6F"/>
    <w:rsid w:val="00F77596"/>
    <w:rsid w:val="00F779B4"/>
    <w:rsid w:val="00F800E6"/>
    <w:rsid w:val="00F803B6"/>
    <w:rsid w:val="00F8066F"/>
    <w:rsid w:val="00F80B9F"/>
    <w:rsid w:val="00F81517"/>
    <w:rsid w:val="00F81BC9"/>
    <w:rsid w:val="00F8255A"/>
    <w:rsid w:val="00F833CC"/>
    <w:rsid w:val="00F83408"/>
    <w:rsid w:val="00F84862"/>
    <w:rsid w:val="00F84D5B"/>
    <w:rsid w:val="00F85285"/>
    <w:rsid w:val="00F86523"/>
    <w:rsid w:val="00F87697"/>
    <w:rsid w:val="00F87EE0"/>
    <w:rsid w:val="00F87FBF"/>
    <w:rsid w:val="00F90395"/>
    <w:rsid w:val="00F909E7"/>
    <w:rsid w:val="00F90BC8"/>
    <w:rsid w:val="00F92135"/>
    <w:rsid w:val="00F922F7"/>
    <w:rsid w:val="00F92F85"/>
    <w:rsid w:val="00F93974"/>
    <w:rsid w:val="00F94347"/>
    <w:rsid w:val="00F947D5"/>
    <w:rsid w:val="00F949B4"/>
    <w:rsid w:val="00F954B1"/>
    <w:rsid w:val="00F958B3"/>
    <w:rsid w:val="00F95F76"/>
    <w:rsid w:val="00F95FB8"/>
    <w:rsid w:val="00F96D90"/>
    <w:rsid w:val="00F97DA0"/>
    <w:rsid w:val="00FA0462"/>
    <w:rsid w:val="00FA18B2"/>
    <w:rsid w:val="00FA1C13"/>
    <w:rsid w:val="00FA1E37"/>
    <w:rsid w:val="00FA244A"/>
    <w:rsid w:val="00FA29EC"/>
    <w:rsid w:val="00FA3029"/>
    <w:rsid w:val="00FA34C8"/>
    <w:rsid w:val="00FA3840"/>
    <w:rsid w:val="00FA3B53"/>
    <w:rsid w:val="00FA3E88"/>
    <w:rsid w:val="00FA43F5"/>
    <w:rsid w:val="00FA49FC"/>
    <w:rsid w:val="00FA4B78"/>
    <w:rsid w:val="00FA54D5"/>
    <w:rsid w:val="00FA7987"/>
    <w:rsid w:val="00FB0B44"/>
    <w:rsid w:val="00FB24B8"/>
    <w:rsid w:val="00FB2971"/>
    <w:rsid w:val="00FB2E0C"/>
    <w:rsid w:val="00FB335F"/>
    <w:rsid w:val="00FB4D62"/>
    <w:rsid w:val="00FB6A65"/>
    <w:rsid w:val="00FB6BE0"/>
    <w:rsid w:val="00FB7B68"/>
    <w:rsid w:val="00FC01F5"/>
    <w:rsid w:val="00FC0203"/>
    <w:rsid w:val="00FC06C6"/>
    <w:rsid w:val="00FC07CF"/>
    <w:rsid w:val="00FC1345"/>
    <w:rsid w:val="00FC1377"/>
    <w:rsid w:val="00FC18F0"/>
    <w:rsid w:val="00FC1B36"/>
    <w:rsid w:val="00FC2FC7"/>
    <w:rsid w:val="00FC3251"/>
    <w:rsid w:val="00FC38A8"/>
    <w:rsid w:val="00FC41F8"/>
    <w:rsid w:val="00FC54D4"/>
    <w:rsid w:val="00FC56A3"/>
    <w:rsid w:val="00FC5F90"/>
    <w:rsid w:val="00FC71F2"/>
    <w:rsid w:val="00FC75F9"/>
    <w:rsid w:val="00FC778C"/>
    <w:rsid w:val="00FD000B"/>
    <w:rsid w:val="00FD0E9E"/>
    <w:rsid w:val="00FD0F50"/>
    <w:rsid w:val="00FD0FEA"/>
    <w:rsid w:val="00FD1058"/>
    <w:rsid w:val="00FD1E0A"/>
    <w:rsid w:val="00FD21FE"/>
    <w:rsid w:val="00FD2334"/>
    <w:rsid w:val="00FD2A29"/>
    <w:rsid w:val="00FD3251"/>
    <w:rsid w:val="00FD328A"/>
    <w:rsid w:val="00FD427C"/>
    <w:rsid w:val="00FD5B4C"/>
    <w:rsid w:val="00FD5EE4"/>
    <w:rsid w:val="00FD601D"/>
    <w:rsid w:val="00FD60E6"/>
    <w:rsid w:val="00FD7B4D"/>
    <w:rsid w:val="00FE0FB6"/>
    <w:rsid w:val="00FE159E"/>
    <w:rsid w:val="00FE1C4A"/>
    <w:rsid w:val="00FE21AF"/>
    <w:rsid w:val="00FE38B9"/>
    <w:rsid w:val="00FE489A"/>
    <w:rsid w:val="00FE4A7E"/>
    <w:rsid w:val="00FE58F9"/>
    <w:rsid w:val="00FE5D51"/>
    <w:rsid w:val="00FE6093"/>
    <w:rsid w:val="00FE6178"/>
    <w:rsid w:val="00FE6A03"/>
    <w:rsid w:val="00FE6AEB"/>
    <w:rsid w:val="00FE6D0E"/>
    <w:rsid w:val="00FE6D53"/>
    <w:rsid w:val="00FE6FBD"/>
    <w:rsid w:val="00FE6FFB"/>
    <w:rsid w:val="00FF0A3B"/>
    <w:rsid w:val="00FF17CC"/>
    <w:rsid w:val="00FF1861"/>
    <w:rsid w:val="00FF36A4"/>
    <w:rsid w:val="00FF3742"/>
    <w:rsid w:val="00FF4245"/>
    <w:rsid w:val="00FF4963"/>
    <w:rsid w:val="00FF4B11"/>
    <w:rsid w:val="00FF686E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4AA8AF7"/>
  <w15:chartTrackingRefBased/>
  <w15:docId w15:val="{FED1EB04-8CF9-42D2-B3A8-17B15EC1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B0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  <w:color w:val="000000"/>
    </w:rPr>
  </w:style>
  <w:style w:type="character" w:customStyle="1" w:styleId="WW8Num3z0">
    <w:name w:val="WW8Num3z0"/>
    <w:rPr>
      <w:rFonts w:ascii="Times New Roman" w:eastAsia="Times New Roman" w:hAnsi="Times New Roman" w:cs="Times New Roman" w:hint="default"/>
      <w:color w:val="000000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lang w:val="en-US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1">
    <w:name w:val="Шрифт на абзаца по подразбиране1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a">
    <w:name w:val="Горен колонтитул Знак"/>
    <w:uiPriority w:val="99"/>
    <w:rPr>
      <w:sz w:val="24"/>
      <w:szCs w:val="24"/>
    </w:rPr>
  </w:style>
  <w:style w:type="character" w:customStyle="1" w:styleId="a0">
    <w:name w:val="Долен колонтитул Знак"/>
    <w:uiPriority w:val="99"/>
    <w:rPr>
      <w:sz w:val="24"/>
      <w:szCs w:val="24"/>
    </w:rPr>
  </w:style>
  <w:style w:type="character" w:customStyle="1" w:styleId="a1">
    <w:name w:val="Изнесен текст Знак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ListParagraph1">
    <w:name w:val="List Paragraph1"/>
    <w:basedOn w:val="Normal"/>
    <w:pPr>
      <w:ind w:left="708"/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6C78A0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04F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D59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0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D01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D01"/>
    <w:rPr>
      <w:b/>
      <w:bCs/>
      <w:lang w:eastAsia="ar-SA"/>
    </w:rPr>
  </w:style>
  <w:style w:type="paragraph" w:styleId="Revision">
    <w:name w:val="Revision"/>
    <w:hidden/>
    <w:uiPriority w:val="99"/>
    <w:semiHidden/>
    <w:rsid w:val="00966AA4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695DC7"/>
    <w:pPr>
      <w:ind w:left="720"/>
      <w:contextualSpacing/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B62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FCC"/>
    <w:rPr>
      <w:color w:val="954F72" w:themeColor="followedHyperlink"/>
      <w:u w:val="single"/>
    </w:rPr>
  </w:style>
  <w:style w:type="character" w:customStyle="1" w:styleId="10">
    <w:name w:val="Неразрешено споменаване1"/>
    <w:basedOn w:val="DefaultParagraphFont"/>
    <w:uiPriority w:val="99"/>
    <w:semiHidden/>
    <w:unhideWhenUsed/>
    <w:rsid w:val="00E96876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A445EA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87413F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226F1D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90FF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D82529"/>
    <w:rPr>
      <w:color w:val="605E5C"/>
      <w:shd w:val="clear" w:color="auto" w:fill="E1DFDD"/>
    </w:rPr>
  </w:style>
  <w:style w:type="character" w:customStyle="1" w:styleId="4">
    <w:name w:val="Неразрешено споменаване4"/>
    <w:basedOn w:val="DefaultParagraphFont"/>
    <w:uiPriority w:val="99"/>
    <w:semiHidden/>
    <w:unhideWhenUsed/>
    <w:rsid w:val="0045445E"/>
    <w:rPr>
      <w:color w:val="605E5C"/>
      <w:shd w:val="clear" w:color="auto" w:fill="E1DFDD"/>
    </w:rPr>
  </w:style>
  <w:style w:type="character" w:customStyle="1" w:styleId="5">
    <w:name w:val="Неразрешено споменаване5"/>
    <w:basedOn w:val="DefaultParagraphFont"/>
    <w:uiPriority w:val="99"/>
    <w:semiHidden/>
    <w:unhideWhenUsed/>
    <w:rsid w:val="00541167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5F5459"/>
    <w:rPr>
      <w:sz w:val="24"/>
      <w:szCs w:val="24"/>
      <w:lang w:eastAsia="ar-SA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277FD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2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imtravel.bg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yasen.mihov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aimtravel.bg" TargetMode="Externa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F2331-B817-419F-BE23-77BF0EA1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5108</Words>
  <Characters>29116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WAT</vt:lpstr>
      <vt:lpstr>WAT</vt:lpstr>
    </vt:vector>
  </TitlesOfParts>
  <Company/>
  <LinksUpToDate>false</LinksUpToDate>
  <CharactersWithSpaces>34156</CharactersWithSpaces>
  <SharedDoc>false</SharedDoc>
  <HLinks>
    <vt:vector size="30" baseType="variant">
      <vt:variant>
        <vt:i4>8192077</vt:i4>
      </vt:variant>
      <vt:variant>
        <vt:i4>3</vt:i4>
      </vt:variant>
      <vt:variant>
        <vt:i4>0</vt:i4>
      </vt:variant>
      <vt:variant>
        <vt:i4>5</vt:i4>
      </vt:variant>
      <vt:variant>
        <vt:lpwstr>mailto:info@aimtravel.bg</vt:lpwstr>
      </vt:variant>
      <vt:variant>
        <vt:lpwstr/>
      </vt:variant>
      <vt:variant>
        <vt:i4>131072</vt:i4>
      </vt:variant>
      <vt:variant>
        <vt:i4>0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  <vt:variant>
        <vt:i4>917544</vt:i4>
      </vt:variant>
      <vt:variant>
        <vt:i4>9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917544</vt:i4>
      </vt:variant>
      <vt:variant>
        <vt:i4>6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131072</vt:i4>
      </vt:variant>
      <vt:variant>
        <vt:i4>3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</dc:title>
  <dc:subject/>
  <dc:creator>Antoni</dc:creator>
  <cp:keywords/>
  <cp:lastModifiedBy>Sofia AIM Travel</cp:lastModifiedBy>
  <cp:revision>2135</cp:revision>
  <cp:lastPrinted>2025-11-24T14:16:00Z</cp:lastPrinted>
  <dcterms:created xsi:type="dcterms:W3CDTF">2021-10-20T07:39:00Z</dcterms:created>
  <dcterms:modified xsi:type="dcterms:W3CDTF">2026-08-26T09:25:00Z</dcterms:modified>
  <dc:description/>
  <dc:identifier/>
  <dc:language/>
</cp:coreProperties>
</file>